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00" w:lineRule="auto"/>
        <w:rPr>
          <w:vertAlign w:val="baseline"/>
          <w:rPrChange w:author="Paul Blane" w:id="0" w:date="2022-11-06T08:55:58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Change w:author="Paul Blane" w:id="0" w:date="2022-11-06T08:55:5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r w:rsidDel="00000000" w:rsidR="00000000" w:rsidRPr="00000000">
        <w:rPr>
          <w:vertAlign w:val="baseline"/>
          <w:rtl w:val="0"/>
          <w:rPrChange w:author="Paul Blane" w:id="0" w:date="2022-11-06T08:55:58Z">
            <w:rPr>
              <w:rFonts w:ascii="Arial" w:cs="Arial" w:eastAsia="Arial" w:hAnsi="Arial"/>
              <w:b w:val="1"/>
              <w:i w:val="0"/>
              <w:smallCaps w:val="0"/>
              <w:strike w:val="0"/>
              <w:color w:val="000000"/>
              <w:sz w:val="36"/>
              <w:szCs w:val="36"/>
              <w:u w:val="none"/>
              <w:shd w:fill="auto" w:val="clear"/>
              <w:vertAlign w:val="baseline"/>
            </w:rPr>
          </w:rPrChange>
        </w:rPr>
        <w:t xml:space="preserve">Rethinking interpretability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4" w:date="2022-11-06T10:01:02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Although neural networks have successfully revolutionised multiple domains, </w:t>
      </w:r>
      <w:ins w:author="Paul Blane" w:id="1" w:date="2022-11-06T08:56:3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such as</w:t>
        </w:r>
      </w:ins>
      <w:del w:author="Paul Blane" w:id="1" w:date="2022-11-06T08:56:3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e.g.</w:delTex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computer vision, the</w:t>
      </w:r>
      <w:ins w:author="Paul Blane" w:id="2" w:date="2022-11-06T09:00:3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ir utilisation is still regarded with apprehension</w:t>
        </w:r>
      </w:ins>
      <w:del w:author="Paul Blane" w:id="2" w:date="2022-11-06T09:00:3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y are still doubted</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safety-critical applications, such as health diagnosis, credit allowance, or criminal justice, </w:t>
      </w:r>
      <w:ins w:author="Paul Blane" w:id="3" w:date="2022-11-06T09:02: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because</w:t>
        </w:r>
      </w:ins>
      <w:del w:author="Paul Blane" w:id="3" w:date="2022-11-06T09:02: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for</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they are </w:t>
      </w:r>
      <w:commentRangeStart w:id="0"/>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still mostly not human-intelligible</w:t>
      </w:r>
      <w:commentRangeEnd w:id="0"/>
      <w:r w:rsidDel="00000000" w:rsidR="00000000" w:rsidRPr="00000000">
        <w:commentReference w:id="0"/>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(Molnar 2020; Camburu 2020). </w:t>
      </w:r>
      <w:ins w:author="Paul Blane" w:id="4" w:date="2022-11-06T10:01:02Z">
        <w:r w:rsidDel="00000000" w:rsidR="00000000" w:rsidRPr="00000000">
          <w:rPr>
            <w:rtl w:val="0"/>
          </w:rPr>
        </w:r>
      </w:ins>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8" w:date="2022-11-06T10:01:15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Two approaches are typically used to make these models more plausible: 1) providing </w:t>
      </w:r>
      <w:ins w:author="Paul Blane" w:id="5" w:date="2022-11-06T09:07:1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 model with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feature-based</w:t>
      </w:r>
      <w:ins w:author="Paul Blane" w:id="6" w:date="2022-11-06T09:06:3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post-hoc explanations</w:t>
      </w:r>
      <w:del w:author="Paul Blane" w:id="7" w:date="2022-11-06T09:06:3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to a model</w:delText>
        </w:r>
      </w:del>
      <w:ins w:author="Paul Blane" w:id="7" w:date="2022-11-06T09:06:3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and 2) creating self-explanatory models that generate natural language explanations (Camburu 2020). </w:t>
      </w:r>
      <w:ins w:author="Paul Blane" w:id="8" w:date="2022-11-06T10:01:15Z">
        <w:r w:rsidDel="00000000" w:rsidR="00000000" w:rsidRPr="00000000">
          <w:rPr>
            <w:rtl w:val="0"/>
          </w:rPr>
        </w:r>
      </w:ins>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21" w:date="2022-11-06T08:56:23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However, Rudin (2019) argues against a post-hoc justification for a black-box model, or a model that lacks a mechanistic basis. Instead, she postulates</w:t>
      </w:r>
      <w:del w:author="Paul Blane" w:id="9" w:date="2022-11-06T09:08:4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that there should be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 so-called “Rashomon set</w:t>
      </w:r>
      <w:del w:author="Paul Blane" w:id="10" w:date="2022-11-06T09:07:5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author="Paul Blane" w:id="11" w:date="2022-11-06T09:08:5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del w:author="Paul Blane" w:id="12" w:date="2022-11-06T09:08:0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which </w:delText>
        </w:r>
      </w:del>
      <w:ins w:author="Paul Blane" w:id="12" w:date="2022-11-06T09:08:01Z">
        <w:del w:author="Paul Blane" w:id="12" w:date="2022-11-06T09:08:0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is</w:delText>
          </w:r>
        </w:del>
      </w:ins>
      <w:del w:author="Paul Blane" w:id="12" w:date="2022-11-06T09:08:0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are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 set of similarly accurate models</w:t>
      </w:r>
      <w:ins w:author="Paul Blane" w:id="13" w:date="2022-11-06T09:08:2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which</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contain</w:t>
      </w:r>
      <w:ins w:author="Paul Blane" w:id="14" w:date="2022-11-06T09:08:2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w:t>
        </w:r>
      </w:ins>
      <w:del w:author="Paul Blane" w:id="14" w:date="2022-11-06T09:08:2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ing</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at least one plausible model. Yet, any notion of Rashomon sets should be questioned in two ways: 1) can the Rashomon Set </w:t>
      </w:r>
      <w:del w:author="Paul Blane" w:id="15" w:date="2022-11-06T09:09:4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be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realistically </w:t>
      </w:r>
      <w:ins w:author="Paul Blane" w:id="16" w:date="2022-11-06T09:09: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be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found? 2) and more importantly, can</w:t>
      </w:r>
      <w:ins w:author="Paul Blane" w:id="17" w:date="2022-11-06T09:10:0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best fitting and interpretable models </w:t>
      </w:r>
      <w:ins w:author="Paul Blane" w:id="18" w:date="2022-11-06T09:10:0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accurately</w:t>
        </w:r>
      </w:ins>
      <w:del w:author="Paul Blane" w:id="18" w:date="2022-11-06T09:10:0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authentically</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explain the world we </w:t>
      </w:r>
      <w:del w:author="Paul Blane" w:id="19" w:date="2022-11-06T09:10: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are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liv</w:t>
      </w:r>
      <w:ins w:author="Paul Blane" w:id="20" w:date="2022-11-06T09:10:4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e</w:t>
        </w:r>
      </w:ins>
      <w:del w:author="Paul Blane" w:id="20" w:date="2022-11-06T09:10:4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ing</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w:t>
      </w:r>
      <w:ins w:author="Paul Blane" w:id="21" w:date="2022-11-06T08:56:23Z">
        <w:r w:rsidDel="00000000" w:rsidR="00000000" w:rsidRPr="00000000">
          <w:rPr>
            <w:rtl w:val="0"/>
          </w:rPr>
        </w:r>
      </w:ins>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Change w:author="Paul Blane" w:id="22" w:date="2022-11-06T08:56:23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 unproven, empirical theory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24" w:date="2022-11-06T09:58:57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Intuitively, the notion of Rashomon sets </w:t>
      </w:r>
      <w:ins w:author="Paul Blane" w:id="23" w:date="2022-11-06T09:56:2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seems</w:t>
        </w:r>
      </w:ins>
      <w:del w:author="Paul Blane" w:id="23" w:date="2022-11-06T09:56:2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is</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likely to be true. If the set is large enough, there is likely to be an accurate, plausible model, even if the possibility is low. However, it is not guaranteed that it is true in all cases. </w:t>
      </w:r>
      <w:ins w:author="Paul Blane" w:id="24" w:date="2022-11-06T09:58:57Z">
        <w:r w:rsidDel="00000000" w:rsidR="00000000" w:rsidRPr="00000000">
          <w:rPr>
            <w:rtl w:val="0"/>
          </w:rPr>
        </w:r>
      </w:ins>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27" w:date="2022-11-06T10:00:42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Firstly, the theory does not provide any convincing mechanistic explanation within itself. The reason Rudin</w:t>
      </w:r>
      <w:commentRangeStart w:id="1"/>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ins w:author="Paul Blane" w:id="25" w:date="2022-11-06T10:00:06Z">
        <w:commentRangeEnd w:id="1"/>
        <w:r w:rsidDel="00000000" w:rsidR="00000000" w:rsidRPr="00000000">
          <w:commentReference w:id="1"/>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gives</w:t>
        </w:r>
      </w:ins>
      <w:del w:author="Paul Blane" w:id="25" w:date="2022-11-06T10:00:06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makes</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to support her idea is mostly empirical, that is, it is always possible to find a both highly accurate and interpretable model in most scenarios she works with, ranging from </w:t>
      </w:r>
      <w:ins w:author="Paul Blane" w:id="26" w:date="2022-11-06T10:00:3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the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New York City power grid to criminology data. </w:t>
      </w:r>
      <w:ins w:author="Paul Blane" w:id="27" w:date="2022-11-06T10:00:42Z">
        <w:r w:rsidDel="00000000" w:rsidR="00000000" w:rsidRPr="00000000">
          <w:rPr>
            <w:rtl w:val="0"/>
          </w:rPr>
        </w:r>
      </w:ins>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30" w:date="2022-11-06T10:02:51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However, there is no supporting theory to generalise the empirical evidence, and it is also technically difficult to prove or falsify such a theory</w:t>
      </w:r>
      <w:ins w:author="Paul Blane" w:id="28" w:date="2022-11-06T10:02:3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as</w:t>
        </w:r>
      </w:ins>
      <w:del w:author="Paul Blane" w:id="28" w:date="2022-11-06T10:02:3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since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we </w:t>
      </w:r>
      <w:ins w:author="Paul Blane" w:id="29" w:date="2022-11-06T10:02: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would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need to evaluate all known models in a Rashomon set in that case. </w:t>
      </w:r>
      <w:ins w:author="Paul Blane" w:id="30" w:date="2022-11-06T10:02:51Z">
        <w:r w:rsidDel="00000000" w:rsidR="00000000" w:rsidRPr="00000000">
          <w:rPr>
            <w:rtl w:val="0"/>
          </w:rPr>
        </w:r>
      </w:ins>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38" w:date="2022-11-06T10:06:59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Secondly, the theory is statistically probable, which means it should not be expected to be true for all scenarios. </w:t>
      </w:r>
      <w:ins w:author="Paul Blane" w:id="31" w:date="2022-11-06T10:04: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For example,</w:t>
        </w:r>
      </w:ins>
      <w:del w:author="Paul Blane" w:id="31" w:date="2022-11-06T10:04: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An analogue here is that</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although the water on Earth is </w:t>
      </w:r>
      <w:ins w:author="Paul Blane" w:id="32" w:date="2022-11-06T10:05:1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statistically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highly likely to be saline</w:t>
      </w:r>
      <w:ins w:author="Paul Blane" w:id="33" w:date="2022-11-06T10:05:0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del w:author="Paul Blane" w:id="33" w:date="2022-11-06T10:05:0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statistically</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since saline water </w:t>
      </w:r>
      <w:ins w:author="Paul Blane" w:id="34" w:date="2022-11-06T10:05:3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constitutes </w:t>
        </w:r>
      </w:ins>
      <w:del w:author="Paul Blane" w:id="34" w:date="2022-11-06T10:05:3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takes up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over 97% of Earth’s water,</w:t>
      </w:r>
      <w:del w:author="Paul Blane" w:id="35" w:date="2022-11-06T10:05:56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yet undoubtedly</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there</w:t>
      </w:r>
      <w:ins w:author="Paul Blane" w:id="36" w:date="2022-11-06T10:06:0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undoubtedly</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still exists freshwater (Shiklomanov 1993), where the high likelihood is not useful. Similarly, the theory may not help in specific scenarios</w:t>
      </w:r>
      <w:del w:author="Paul Blane" w:id="37" w:date="2022-11-06T10:06:3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due to the domain-specific nature of interpretability; thus, we are unable to tell whether the model in a Rashomon set is plausible without a specific context (Martin 2019). </w:t>
      </w:r>
      <w:ins w:author="Paul Blane" w:id="38" w:date="2022-11-06T10:06:59Z">
        <w:r w:rsidDel="00000000" w:rsidR="00000000" w:rsidRPr="00000000">
          <w:rPr>
            <w:rtl w:val="0"/>
          </w:rPr>
        </w:r>
      </w:ins>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Change w:author="Paul Blane" w:id="39" w:date="2022-11-06T10:06:59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human fails to interpret things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48" w:date="2022-11-06T10:30:40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Practically,</w:t>
      </w:r>
      <w:ins w:author="Paul Blane" w:id="40" w:date="2022-11-06T10:07:3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due to limitations in data availability,</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it is not always realistic to find </w:t>
      </w:r>
      <w:ins w:author="Paul Blane" w:id="41" w:date="2022-11-06T10:07:2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the</w:t>
        </w:r>
      </w:ins>
      <w:del w:author="Paul Blane" w:id="41" w:date="2022-11-06T10:07:2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a</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best-fitting interpretable model that outcompetes their black-box counterparts</w:t>
      </w:r>
      <w:del w:author="Paul Blane" w:id="42" w:date="2022-11-06T10:07:3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due to limitations in data availability</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For example, in genomic medicine, </w:t>
      </w:r>
      <w:ins w:author="Paul Blane" w:id="43" w:date="2022-11-06T10:09:0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only</w:t>
        </w:r>
      </w:ins>
      <w:del w:author="Paul Blane" w:id="43" w:date="2022-11-06T10:09:0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it is not until</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recent years</w:t>
      </w:r>
      <w:del w:author="Paul Blane" w:id="44" w:date="2022-11-06T10:09:2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we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have</w:t>
      </w:r>
      <w:ins w:author="Paul Blane" w:id="45" w:date="2022-11-06T10:09:1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ins w:author="Paul Blane" w:id="46" w:date="2022-11-06T10:10:0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begun</w:t>
        </w:r>
      </w:ins>
      <w:del w:author="Paul Blane" w:id="46" w:date="2022-11-06T10:10:0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come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to take more omics approaches into consideration</w:t>
      </w:r>
      <w:del w:author="Paul Blane" w:id="47" w:date="2022-11-06T10:10:2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s</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due to the complex mechanisms regulating phenotypic variation, which are beyond our expectation (Boyle et al. 2017). </w:t>
      </w:r>
      <w:ins w:author="Paul Blane" w:id="48" w:date="2022-11-06T10:30:40Z">
        <w:r w:rsidDel="00000000" w:rsidR="00000000" w:rsidRPr="00000000">
          <w:rPr>
            <w:rtl w:val="0"/>
          </w:rPr>
        </w:r>
      </w:ins>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53" w:date="2022-11-06T10:31:45Z"/>
          <w:rFonts w:ascii="ArialMT" w:cs="ArialMT" w:eastAsia="ArialMT" w:hAnsi="ArialMT"/>
          <w:b w:val="0"/>
          <w:i w:val="0"/>
          <w:smallCaps w:val="0"/>
          <w:strike w:val="0"/>
          <w:color w:val="000000"/>
          <w:sz w:val="22"/>
          <w:szCs w:val="22"/>
          <w:u w:val="none"/>
          <w:shd w:fill="auto" w:val="clear"/>
          <w:vertAlign w:val="baseline"/>
        </w:rPr>
      </w:pPr>
      <w:ins w:author="Paul Blane" w:id="49" w:date="2022-11-06T10:29:3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However</w:t>
        </w:r>
      </w:ins>
      <w:del w:author="Paul Blane" w:id="49" w:date="2022-11-06T10:29:3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Yet</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examining all epigenetic changes and other biological alterations is technically difficult</w:t>
      </w:r>
      <w:ins w:author="Paul Blane" w:id="50" w:date="2022-11-06T10:30: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del w:author="Paul Blane" w:id="50" w:date="2022-11-06T10:30: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and</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del w:author="Paul Blane" w:id="51" w:date="2022-11-06T10:30:5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e</w:delText>
        </w:r>
      </w:del>
      <w:ins w:author="Paul Blane" w:id="51" w:date="2022-11-06T10:30:5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ven if possible, it </w:t>
      </w:r>
      <w:ins w:author="Paul Blane" w:id="52" w:date="2022-11-06T10:30:5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would</w:t>
        </w:r>
      </w:ins>
      <w:del w:author="Paul Blane" w:id="52" w:date="2022-11-06T10:30:5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will</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be too expensive, although it is helpful to build a biologically plausible model. </w:t>
      </w:r>
      <w:ins w:author="Paul Blane" w:id="53" w:date="2022-11-06T10:31:45Z">
        <w:r w:rsidDel="00000000" w:rsidR="00000000" w:rsidRPr="00000000">
          <w:rPr>
            <w:rtl w:val="0"/>
          </w:rPr>
        </w:r>
      </w:ins>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Paul Blane" w:id="59" w:date="2022-11-06T10:33:40Z"/>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Besides economic considerations, Li and Lehner (2020) prove that</w:t>
      </w:r>
      <w:ins w:author="Paul Blane" w:id="54" w:date="2022-11-06T10:32:4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due to biophysical ambiguity yet to be measured,</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 phenotypic effect of two mutations combined is not accurately predictable, even when</w:t>
      </w:r>
      <w:ins w:author="Paul Blane" w:id="55" w:date="2022-11-06T10:31:2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individual effects of a set of mutations and the mechanistic links are well-understood</w:t>
      </w:r>
      <w:del w:author="Paul Blane" w:id="56" w:date="2022-11-06T10:32:2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due to biophysical ambiguity yet to be measured</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Thus, </w:t>
      </w:r>
      <w:ins w:author="Paul Blane" w:id="57" w:date="2022-11-06T10:33:1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the probability is that</w:t>
        </w:r>
      </w:ins>
      <w:del w:author="Paul Blane" w:id="57" w:date="2022-11-06T10:33:1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chances are that not only do</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we</w:t>
      </w:r>
      <w:ins w:author="Paul Blane" w:id="58" w:date="2022-11-06T10:33:3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not only</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fail to have enough data, but we may not fully realise </w:t>
      </w:r>
      <w:del w:author="Paul Blane" w:id="59" w:date="2022-11-06T10:33:40Z">
        <w:r w:rsidDel="00000000" w:rsidR="00000000" w:rsidRPr="00000000">
          <w:rPr>
            <w:rtl w:val="0"/>
          </w:rPr>
        </w:r>
      </w:del>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63" w:date="2022-11-06T10:34:07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what data we need to have</w:t>
      </w:r>
      <w:ins w:author="Paul Blane" w:id="60" w:date="2022-11-06T10:33:4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del w:author="Paul Blane" w:id="60" w:date="2022-11-06T10:33:4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ins w:author="Paul Blane" w:id="61" w:date="2022-11-06T10:33: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This</w:t>
        </w:r>
      </w:ins>
      <w:del w:author="Paul Blane" w:id="61" w:date="2022-11-06T10:33: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which</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reflects</w:t>
      </w:r>
      <w:ins w:author="Paul Blane" w:id="62" w:date="2022-11-06T10:33:5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limitations of human knowledge that hinder the establishment of human-intelligible models, especially in poorly understood domains. </w:t>
      </w:r>
      <w:ins w:author="Paul Blane" w:id="63" w:date="2022-11-06T10:34:07Z">
        <w:r w:rsidDel="00000000" w:rsidR="00000000" w:rsidRPr="00000000">
          <w:rPr>
            <w:rtl w:val="0"/>
          </w:rPr>
        </w:r>
      </w:ins>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Change w:author="Paul Blane" w:id="64" w:date="2022-11-06T10:34:07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Why the Rashomon set is still important?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78" w:date="2022-11-06T10:37:44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In the Japanese movie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Rashomon</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 murder is described by different witnesses in four contradictory ways (Davenport 2010). </w:t>
      </w:r>
      <w:ins w:author="Paul Blane" w:id="65" w:date="2022-11-06T10:34:5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In this case,</w:t>
        </w:r>
      </w:ins>
      <w:del w:author="Paul Blane" w:id="65" w:date="2022-11-06T10:34:5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Consider</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all </w:t>
      </w:r>
      <w:ins w:author="Paul Blane" w:id="66" w:date="2022-11-06T10:35:0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the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characters in the movie </w:t>
      </w:r>
      <w:ins w:author="Paul Blane" w:id="67" w:date="2022-11-06T10:35:1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should be considered </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as functions</w:t>
      </w:r>
      <w:del w:author="Paul Blane" w:id="68" w:date="2022-11-06T10:35:2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which receive the murder as an input</w:t>
      </w:r>
      <w:del w:author="Paul Blane" w:id="69" w:date="2022-11-06T10:35:4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and produce different outputs</w:t>
      </w:r>
      <w:ins w:author="Paul Blane" w:id="70" w:date="2022-11-06T10:35:5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which all make sense in a way. It is hard to guess the whole story without knowing the context related to each character. Similarly, in statistical modelling, Breiman (2001) coins the term “Rashomon effect</w:t>
      </w:r>
      <w:del w:author="Paul Blane" w:id="71" w:date="2022-11-06T10:36:1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author="Paul Blane" w:id="72" w:date="2022-11-06T10:36:1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where he postulates the multiplicity of good models</w:t>
      </w:r>
      <w:ins w:author="Paul Blane" w:id="73" w:date="2022-11-06T10:36:26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del w:author="Paul Blane" w:id="73" w:date="2022-11-06T10:36:26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ins w:author="Paul Blane" w:id="73" w:date="2022-11-06T10:36:26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This</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mean</w:t>
      </w:r>
      <w:ins w:author="Paul Blane" w:id="74" w:date="2022-11-06T10:36:3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w:t>
        </w:r>
      </w:ins>
      <w:del w:author="Paul Blane" w:id="74" w:date="2022-11-06T10:36:3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ing</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that for a given dataset, it is possible to construct multiple</w:t>
      </w:r>
      <w:ins w:author="Paul Blane" w:id="75" w:date="2022-11-06T10:36:4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well-performing models</w:t>
      </w:r>
      <w:ins w:author="Paul Blane" w:id="76" w:date="2022-11-06T10:36:55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term</w:t>
      </w:r>
      <w:ins w:author="Paul Blane" w:id="77" w:date="2022-11-06T10:36:5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of their accuracy, despite their differences in internal structures and attendant explanations (Hancox-Li 2020). </w:t>
      </w:r>
      <w:ins w:author="Paul Blane" w:id="78" w:date="2022-11-06T10:37:44Z">
        <w:r w:rsidDel="00000000" w:rsidR="00000000" w:rsidRPr="00000000">
          <w:rPr>
            <w:rtl w:val="0"/>
          </w:rPr>
        </w:r>
      </w:ins>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80" w:date="2022-11-06T10:39:13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Furthermore, Rudin (2019) experimentally shows similar accuracy of popular machine learning models for a structured dataset, whereas complexity does not yield higher accuracy. Therefore, Rudin (2019) asserts that we should choose a more interpretable model</w:t>
      </w:r>
      <w:del w:author="Paul Blane" w:id="79" w:date="2022-11-06T10:39:0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which should be more meaningful, reasonable and no less efficient. </w:t>
      </w:r>
      <w:ins w:author="Paul Blane" w:id="80" w:date="2022-11-06T10:39:13Z">
        <w:r w:rsidDel="00000000" w:rsidR="00000000" w:rsidRPr="00000000">
          <w:rPr>
            <w:rtl w:val="0"/>
          </w:rPr>
        </w:r>
      </w:ins>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Change w:author="Paul Blane" w:id="81" w:date="2022-11-06T10:39:13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Interpretability vs. Explainability: helpful in different ways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84" w:date="2022-11-06T11:38:01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Rudin (2019) believes</w:t>
      </w:r>
      <w:commentRangeStart w:id="2"/>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that interpretable models must be inherently interpretable</w:t>
      </w:r>
      <w:commentRangeEnd w:id="2"/>
      <w:r w:rsidDel="00000000" w:rsidR="00000000" w:rsidRPr="00000000">
        <w:commentReference w:id="2"/>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with a transparent internal structure, while an explainable model often contains two models, i.e.</w:t>
      </w:r>
      <w:del w:author="Paul Blane" w:id="82" w:date="2022-11-06T11:35: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 black-box model and an explanatory model, which must contradict each other. Post-hoc explanations about these models must be at least partly wrong, or </w:t>
      </w:r>
      <w:del w:author="Paul Blane" w:id="83" w:date="2022-11-06T11:37:50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else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the explanatory model should be used instead. Moreover, a meaningful model choice does not necessarily lead to an explainable model, especially when we don’t understand the meaning underlying the model. </w:t>
      </w:r>
      <w:ins w:author="Paul Blane" w:id="84" w:date="2022-11-06T11:38:01Z">
        <w:r w:rsidDel="00000000" w:rsidR="00000000" w:rsidRPr="00000000">
          <w:rPr>
            <w:rtl w:val="0"/>
          </w:rPr>
        </w:r>
      </w:ins>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89" w:date="2022-11-06T11:39:20Z"/>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Often, our data often involve extraordinarily complex interactions between variables, which make simple, contrastive explanations </w:t>
      </w:r>
      <w:del w:author="Paul Blane" w:id="85" w:date="2022-11-06T11:38:2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that people would like to know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highly unlikely. For example, in quantitative genetics, we could identify hundreds of loci responsible for a single trait</w:t>
      </w:r>
      <w:ins w:author="Paul Blane" w:id="86" w:date="2022-11-06T11:38:38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but the contribution of even the most important loci is only moderate (Boyle et al. 2017), which makes the genetic explanation of a trait less intuitively straightforward. Therefore, Rudin</w:t>
      </w:r>
      <w:ins w:author="Paul Blane" w:id="87" w:date="2022-11-06T11:38:5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(2019)</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also points out that her advocacy of interpretable models does not apply to complicated, less-structured, noisy data that lack representativeness, such as dataset used by computer vision, where too many different</w:t>
      </w:r>
      <w:ins w:author="Paul Blane" w:id="88" w:date="2022-11-06T11:39:1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highly accurate models are unusual. </w:t>
      </w:r>
      <w:ins w:author="Paul Blane" w:id="89" w:date="2022-11-06T11:39:20Z">
        <w:r w:rsidDel="00000000" w:rsidR="00000000" w:rsidRPr="00000000">
          <w:rPr>
            <w:rtl w:val="0"/>
          </w:rPr>
        </w:r>
      </w:ins>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Change w:author="Paul Blane" w:id="90" w:date="2022-11-06T11:39:20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Ultimate consideration: who choose</w:t>
      </w:r>
      <w:ins w:author="Paul Blane" w:id="91" w:date="2022-11-06T11:39:28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t>
        </w:r>
      </w:in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what we believe?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del w:author="Paul Blane" w:id="92" w:date="2022-11-06T11:39:4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Furthermore,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Hancox-Li (2020) and others argue against the robustness of the Rashomon set. A concrete example is made by Dong and Rudin (2020)</w:t>
      </w:r>
      <w:ins w:author="Paul Blane" w:id="93" w:date="2022-11-06T11:39:5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who construct a Rashomon set for the recidivism data set used in the COMPAS algorithm. They </w:t>
      </w:r>
      <w:ins w:author="Paul Blane" w:id="94" w:date="2022-11-06T11:40:1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found</w:t>
        </w:r>
      </w:ins>
      <w:del w:author="Paul Blane" w:id="94" w:date="2022-11-06T11:40:14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find</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that lower importance of race is associated with higher importance of age or prior criminal history</w:t>
      </w:r>
      <w:ins w:author="Paul Blane" w:id="95" w:date="2022-11-06T11:40:3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and vice versa, in the almost equally accurate predictive models given by the Rashomon set</w:t>
      </w:r>
      <w:ins w:author="Paul Blane" w:id="96" w:date="2022-11-06T11:41:07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and that race is important only when age or prior criminal history are unimportant. However, although race is less important in some models in the set, it does not mean that it is objectively unimportant</w:t>
      </w:r>
      <w:ins w:author="Paul Blane" w:id="97" w:date="2022-11-06T11:41:1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del w:author="Paul Blane" w:id="97" w:date="2022-11-06T11:41:1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Also, it is </w:t>
      </w:r>
      <w:ins w:author="Paul Blane" w:id="98" w:date="2022-11-06T11:41:3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unclear</w:t>
        </w:r>
      </w:ins>
      <w:del w:author="Paul Blane" w:id="98" w:date="2022-11-06T11:41:32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questionable</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how we should choose the explanations for the model. Although Rudin</w:t>
      </w:r>
      <w:ins w:author="Paul Blane" w:id="99" w:date="2022-11-06T11:41:4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(2020)</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argues that a domain expert could help with model improvement, </w:t>
      </w:r>
      <w:del w:author="Paul Blane" w:id="100" w:date="2022-11-06T11:42:19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it is possible that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 company</w:t>
      </w:r>
      <w:ins w:author="Paul Blane" w:id="101" w:date="2022-11-06T11:42:2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could</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deliberately hide all the other model choices, providing an explanation that is likely to be accepted, which may cause a moral crisis. Therefore, a description of variable-variable interaction will provide a fuller understanding of the real-world fact that is reflected by the Rashomon set (Hancox-Li 2020).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Paul Blane" w:id="102" w:date="2022-11-06T11:42:45Z"/>
          <w:rFonts w:ascii="Times New Roman" w:cs="Times New Roman" w:eastAsia="Times New Roman" w:hAnsi="Times New Roman"/>
          <w:b w:val="0"/>
          <w:i w:val="0"/>
          <w:smallCaps w:val="0"/>
          <w:strike w:val="0"/>
          <w:color w:val="000000"/>
          <w:sz w:val="22"/>
          <w:szCs w:val="22"/>
          <w:u w:val="none"/>
          <w:shd w:fill="auto" w:val="clear"/>
          <w:vertAlign w:val="baseline"/>
        </w:rPr>
      </w:pPr>
      <w:ins w:author="Paul Blane" w:id="102" w:date="2022-11-06T11:42:45Z">
        <w:r w:rsidDel="00000000" w:rsidR="00000000" w:rsidRPr="00000000">
          <w:rPr>
            <w:rtl w:val="0"/>
          </w:rPr>
        </w:r>
      </w:ins>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Boyle EA, Li YI, Pritchard JK (2017)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03" w:date="2022-11-06T11:44:06Z">
            <w:rPr>
              <w:rFonts w:ascii="ArialMT" w:cs="ArialMT" w:eastAsia="ArialMT" w:hAnsi="ArialMT"/>
              <w:b w:val="0"/>
              <w:i w:val="0"/>
              <w:smallCaps w:val="0"/>
              <w:strike w:val="0"/>
              <w:color w:val="000000"/>
              <w:sz w:val="22"/>
              <w:szCs w:val="22"/>
              <w:u w:val="none"/>
              <w:shd w:fill="auto" w:val="clear"/>
              <w:vertAlign w:val="baseline"/>
            </w:rPr>
          </w:rPrChange>
        </w:rPr>
        <w:t xml:space="preserve">An Expanded View of Complex Traits: From Polygenic to Omnigenic.</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Cell 169:1177–1186. https://doi.org/10.1016/j.cell.2017.05.038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Breiman L (2001)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04" w:date="2022-11-06T11:44:28Z">
            <w:rPr>
              <w:rFonts w:ascii="ArialMT" w:cs="ArialMT" w:eastAsia="ArialMT" w:hAnsi="ArialMT"/>
              <w:b w:val="0"/>
              <w:i w:val="0"/>
              <w:smallCaps w:val="0"/>
              <w:strike w:val="0"/>
              <w:color w:val="000000"/>
              <w:sz w:val="22"/>
              <w:szCs w:val="22"/>
              <w:u w:val="none"/>
              <w:shd w:fill="auto" w:val="clear"/>
              <w:vertAlign w:val="baseline"/>
            </w:rPr>
          </w:rPrChange>
        </w:rPr>
        <w:t xml:space="preserve">Statistical Modeling: The Two Cultures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(with comments and a rejoinder by the author). Statistical Science 16:199–231. https://doi.org/10.1214/ss/1009213726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Camburu O-M (2020)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05" w:date="2022-11-06T11:45:02Z">
            <w:rPr>
              <w:rFonts w:ascii="ArialMT" w:cs="ArialMT" w:eastAsia="ArialMT" w:hAnsi="ArialMT"/>
              <w:b w:val="0"/>
              <w:i w:val="0"/>
              <w:smallCaps w:val="0"/>
              <w:strike w:val="0"/>
              <w:color w:val="000000"/>
              <w:sz w:val="22"/>
              <w:szCs w:val="22"/>
              <w:u w:val="none"/>
              <w:shd w:fill="auto" w:val="clear"/>
              <w:vertAlign w:val="baseline"/>
            </w:rPr>
          </w:rPrChange>
        </w:rPr>
        <w:t xml:space="preserve">Explaining Deep Neural Networks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arXiv:201001496 [cs]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Davenport C (2010)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06" w:date="2022-11-06T11:45:18Z">
            <w:rPr>
              <w:rFonts w:ascii="ArialMT" w:cs="ArialMT" w:eastAsia="ArialMT" w:hAnsi="ArialMT"/>
              <w:b w:val="0"/>
              <w:i w:val="0"/>
              <w:smallCaps w:val="0"/>
              <w:strike w:val="0"/>
              <w:color w:val="000000"/>
              <w:sz w:val="22"/>
              <w:szCs w:val="22"/>
              <w:u w:val="none"/>
              <w:shd w:fill="auto" w:val="clear"/>
              <w:vertAlign w:val="baseline"/>
            </w:rPr>
          </w:rPrChange>
        </w:rPr>
        <w:t xml:space="preserve">Media bias, perspective, and state repression</w:t>
      </w:r>
      <w:del w:author="Paul Blane" w:id="107" w:date="2022-11-06T11:45:07Z">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06" w:date="2022-11-06T11:45:18Z">
              <w:rPr>
                <w:rFonts w:ascii="ArialMT" w:cs="ArialMT" w:eastAsia="ArialMT" w:hAnsi="ArialMT"/>
                <w:b w:val="0"/>
                <w:i w:val="0"/>
                <w:smallCaps w:val="0"/>
                <w:strike w:val="0"/>
                <w:color w:val="000000"/>
                <w:sz w:val="22"/>
                <w:szCs w:val="22"/>
                <w:u w:val="none"/>
                <w:shd w:fill="auto" w:val="clear"/>
                <w:vertAlign w:val="baseline"/>
              </w:rPr>
            </w:rPrChange>
          </w:rPr>
          <w:delText xml:space="preserve"> </w:delText>
        </w:r>
      </w:del>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06" w:date="2022-11-06T11:45:18Z">
            <w:rPr>
              <w:rFonts w:ascii="ArialMT" w:cs="ArialMT" w:eastAsia="ArialMT" w:hAnsi="ArialMT"/>
              <w:b w:val="0"/>
              <w:i w:val="0"/>
              <w:smallCaps w:val="0"/>
              <w:strike w:val="0"/>
              <w:color w:val="000000"/>
              <w:sz w:val="22"/>
              <w:szCs w:val="22"/>
              <w:u w:val="none"/>
              <w:shd w:fill="auto" w:val="clear"/>
              <w:vertAlign w:val="baseline"/>
            </w:rPr>
          </w:rPrChange>
        </w:rPr>
        <w:t xml:space="preserve">: the Black Panther Party. </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Cambridge</w:t>
      </w:r>
      <w:del w:author="Paul Blane" w:id="108" w:date="2022-11-06T11:44:51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New Yor</w:t>
      </w:r>
      <w:ins w:author="Paul Blane" w:id="109" w:date="2022-11-06T11:44:4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k</w:t>
        </w:r>
      </w:ins>
      <w:del w:author="Paul Blane" w:id="109" w:date="2022-11-06T11:44:43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delText xml:space="preserve">k </w:delText>
        </w:r>
      </w:del>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Cambridge University Press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Dong J, Rudin C (2020)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0" w:date="2022-11-06T11:45:24Z">
            <w:rPr>
              <w:rFonts w:ascii="ArialMT" w:cs="ArialMT" w:eastAsia="ArialMT" w:hAnsi="ArialMT"/>
              <w:b w:val="0"/>
              <w:i w:val="0"/>
              <w:smallCaps w:val="0"/>
              <w:strike w:val="0"/>
              <w:color w:val="000000"/>
              <w:sz w:val="22"/>
              <w:szCs w:val="22"/>
              <w:u w:val="none"/>
              <w:shd w:fill="auto" w:val="clear"/>
              <w:vertAlign w:val="baseline"/>
            </w:rPr>
          </w:rPrChange>
        </w:rPr>
        <w:t xml:space="preserve">Variable Importance Clouds: A Way to Explore Variable Importance for the Set of Good Models.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arXiv:190103209 [cs, stat]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Hancox-Li L (2020) Robustness in machine learning explanations: does it matter? In: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1" w:date="2022-11-06T11:45:38Z">
            <w:rPr>
              <w:rFonts w:ascii="ArialMT" w:cs="ArialMT" w:eastAsia="ArialMT" w:hAnsi="ArialMT"/>
              <w:b w:val="0"/>
              <w:i w:val="0"/>
              <w:smallCaps w:val="0"/>
              <w:strike w:val="0"/>
              <w:color w:val="000000"/>
              <w:sz w:val="22"/>
              <w:szCs w:val="22"/>
              <w:u w:val="none"/>
              <w:shd w:fill="auto" w:val="clear"/>
              <w:vertAlign w:val="baseline"/>
            </w:rPr>
          </w:rPrChange>
        </w:rPr>
        <w:t xml:space="preserve">Proceedings of the 2020 Conference on Fairness, Accountability, and Transparency. Association for Computing Machinery</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New York, NY, USA, pp 640– 647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Li X, Lehner B (2020)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2" w:date="2022-11-06T11:45:49Z">
            <w:rPr>
              <w:rFonts w:ascii="ArialMT" w:cs="ArialMT" w:eastAsia="ArialMT" w:hAnsi="ArialMT"/>
              <w:b w:val="0"/>
              <w:i w:val="0"/>
              <w:smallCaps w:val="0"/>
              <w:strike w:val="0"/>
              <w:color w:val="000000"/>
              <w:sz w:val="22"/>
              <w:szCs w:val="22"/>
              <w:u w:val="none"/>
              <w:shd w:fill="auto" w:val="clear"/>
              <w:vertAlign w:val="baseline"/>
            </w:rPr>
          </w:rPrChange>
        </w:rPr>
        <w:t xml:space="preserve">Biophysical ambiguities prevent accurate genetic prediction. Nature Communications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11:4923. https://doi.org/10.1038/s41467-020-18694-0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Martin T (2019) Interpretable Machine Learning. Master</w:t>
      </w:r>
      <w:ins w:author="Paul Blane" w:id="113" w:date="2022-11-06T11:46:26Z">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w:t>
        </w:r>
      </w:ins>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 Dissertation, University of Cambridge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Change w:author="Paul Blane" w:id="114" w:date="2022-11-06T11:46:51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Molnar C (2020) 2.1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4" w:date="2022-11-06T11:46:51Z">
            <w:rPr>
              <w:rFonts w:ascii="ArialMT" w:cs="ArialMT" w:eastAsia="ArialMT" w:hAnsi="ArialMT"/>
              <w:b w:val="0"/>
              <w:i w:val="0"/>
              <w:smallCaps w:val="0"/>
              <w:strike w:val="0"/>
              <w:color w:val="000000"/>
              <w:sz w:val="22"/>
              <w:szCs w:val="22"/>
              <w:u w:val="none"/>
              <w:shd w:fill="auto" w:val="clear"/>
              <w:vertAlign w:val="baseline"/>
            </w:rPr>
          </w:rPrChange>
        </w:rPr>
        <w:t xml:space="preserve">Importance of Interpretability. In: Interpretable Machine Learning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Qiu J, Sun Y (2015) </w:t>
      </w:r>
      <w:del w:author="Paul Blane" w:id="115" w:date="2022-11-06T11:47:30Z">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6" w:date="2022-11-06T11:46:40Z">
              <w:rPr>
                <w:rFonts w:ascii="ArialMT" w:cs="ArialMT" w:eastAsia="ArialMT" w:hAnsi="ArialMT"/>
                <w:b w:val="0"/>
                <w:i w:val="0"/>
                <w:smallCaps w:val="0"/>
                <w:strike w:val="0"/>
                <w:color w:val="000000"/>
                <w:sz w:val="22"/>
                <w:szCs w:val="22"/>
                <w:u w:val="none"/>
                <w:shd w:fill="auto" w:val="clear"/>
                <w:vertAlign w:val="baseline"/>
              </w:rPr>
            </w:rPrChange>
          </w:rPr>
          <w:delText xml:space="preserve">A </w:delText>
        </w:r>
      </w:del>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6" w:date="2022-11-06T11:46:40Z">
            <w:rPr>
              <w:rFonts w:ascii="ArialMT" w:cs="ArialMT" w:eastAsia="ArialMT" w:hAnsi="ArialMT"/>
              <w:b w:val="0"/>
              <w:i w:val="0"/>
              <w:smallCaps w:val="0"/>
              <w:strike w:val="0"/>
              <w:color w:val="000000"/>
              <w:sz w:val="22"/>
              <w:szCs w:val="22"/>
              <w:u w:val="none"/>
              <w:shd w:fill="auto" w:val="clear"/>
              <w:vertAlign w:val="baseline"/>
            </w:rPr>
          </w:rPrChange>
        </w:rPr>
        <w:t xml:space="preserve">Research on Machine Learning Methods for Big Data Processing. </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Atlantis Press, pp 920–928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Rudin C (2019) Stop explaining black box machine learning models for high stakes decisions and use interpretable models instead.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7" w:date="2022-11-06T11:47:26Z">
            <w:rPr>
              <w:rFonts w:ascii="ArialMT" w:cs="ArialMT" w:eastAsia="ArialMT" w:hAnsi="ArialMT"/>
              <w:b w:val="0"/>
              <w:i w:val="0"/>
              <w:smallCaps w:val="0"/>
              <w:strike w:val="0"/>
              <w:color w:val="000000"/>
              <w:sz w:val="22"/>
              <w:szCs w:val="22"/>
              <w:u w:val="none"/>
              <w:shd w:fill="auto" w:val="clear"/>
              <w:vertAlign w:val="baseline"/>
            </w:rPr>
          </w:rPrChange>
        </w:rPr>
        <w:t xml:space="preserve">Nature Machine Intelligence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1:206– 215. https://doi.org/10.1038/s42256-019-0048-x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Shiklomanov I (1993) The distribution of water on, in, and above the Earth. In: Gleick, Peter H. (ed)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Change w:author="Paul Blane" w:id="118" w:date="2022-11-06T11:47:16Z">
            <w:rPr>
              <w:rFonts w:ascii="ArialMT" w:cs="ArialMT" w:eastAsia="ArialMT" w:hAnsi="ArialMT"/>
              <w:b w:val="0"/>
              <w:i w:val="0"/>
              <w:smallCaps w:val="0"/>
              <w:strike w:val="0"/>
              <w:color w:val="000000"/>
              <w:sz w:val="22"/>
              <w:szCs w:val="22"/>
              <w:u w:val="none"/>
              <w:shd w:fill="auto" w:val="clear"/>
              <w:vertAlign w:val="baseline"/>
            </w:rPr>
          </w:rPrChange>
        </w:rPr>
        <w:t xml:space="preserve">Water in Crisis: A Guide to the World’s Fresh Water Resources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aul Blane" w:id="0" w:date="2022-11-06T09:06:15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Do you mean humans can't understand the networks' output or the networks don't fully understand human activity and motivation?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is the latter, I suggest '... still don't fully understand human activity and motion.'</w:t>
      </w:r>
    </w:p>
  </w:comment>
  <w:comment w:author="Paul Blane" w:id="1" w:date="2022-11-06T09:59:50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of publication should be in parentheses.</w:t>
      </w:r>
    </w:p>
  </w:comment>
  <w:comment w:author="Paul Blane" w:id="2" w:date="2022-11-06T11:35:06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Repetition, '... must be inherently decipherable...'?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rial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