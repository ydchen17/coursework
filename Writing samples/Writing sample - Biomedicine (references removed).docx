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2951D4" w14:textId="42111444"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 w:eastAsia="Times New Roman" w:hAnsi="Arial" w:cs="Arial"/>
          <w:b/>
          <w:bCs/>
          <w:color w:val="4270C1"/>
          <w:sz w:val="32"/>
          <w:szCs w:val="32"/>
        </w:rPr>
        <w:t xml:space="preserve">DNA methylation in breast cancer: </w:t>
      </w:r>
      <w:r w:rsidRPr="00C30641">
        <w:rPr>
          <w:rFonts w:ascii="ArialMT" w:eastAsia="Times New Roman" w:hAnsi="ArialMT" w:cs="Times New Roman"/>
          <w:color w:val="4270C1"/>
          <w:sz w:val="32"/>
          <w:szCs w:val="32"/>
        </w:rPr>
        <w:t>towards precision</w:t>
      </w:r>
      <w:r w:rsidR="00FC1C70">
        <w:rPr>
          <w:rFonts w:ascii="ArialMT" w:eastAsia="Times New Roman" w:hAnsi="ArialMT" w:cs="Times New Roman"/>
          <w:color w:val="4270C1"/>
          <w:sz w:val="32"/>
          <w:szCs w:val="32"/>
        </w:rPr>
        <w:t xml:space="preserve"> </w:t>
      </w:r>
      <w:r w:rsidRPr="00C30641">
        <w:rPr>
          <w:rFonts w:ascii="ArialMT" w:eastAsia="Times New Roman" w:hAnsi="ArialMT" w:cs="Times New Roman"/>
          <w:color w:val="4270C1"/>
          <w:sz w:val="32"/>
          <w:szCs w:val="32"/>
        </w:rPr>
        <w:t xml:space="preserve">medicine </w:t>
      </w:r>
    </w:p>
    <w:p w14:paraId="12353AC3" w14:textId="77777777"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 w:eastAsia="Times New Roman" w:hAnsi="Arial" w:cs="Arial"/>
          <w:b/>
          <w:bCs/>
          <w:color w:val="4270C1"/>
        </w:rPr>
        <w:t xml:space="preserve">Introduction </w:t>
      </w:r>
    </w:p>
    <w:p w14:paraId="1F1C115A" w14:textId="113A4994"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 xml:space="preserve">Breast cancer (BC) is a kind of solid tumour, </w:t>
      </w:r>
      <w:del w:id="0" w:author="Microsoft Office User" w:date="2022-11-06T21:07:00Z">
        <w:r w:rsidRPr="00C30641" w:rsidDel="003717FC">
          <w:rPr>
            <w:rFonts w:ascii="ArialMT" w:eastAsia="Times New Roman" w:hAnsi="ArialMT" w:cs="Times New Roman"/>
            <w:sz w:val="22"/>
            <w:szCs w:val="22"/>
          </w:rPr>
          <w:delText xml:space="preserve">which is </w:delText>
        </w:r>
      </w:del>
      <w:r w:rsidRPr="00C30641">
        <w:rPr>
          <w:rFonts w:ascii="ArialMT" w:eastAsia="Times New Roman" w:hAnsi="ArialMT" w:cs="Times New Roman"/>
          <w:sz w:val="22"/>
          <w:szCs w:val="22"/>
        </w:rPr>
        <w:t>the most common cancer in female</w:t>
      </w:r>
      <w:ins w:id="1" w:author="Microsoft Office User" w:date="2022-11-06T21:06:00Z">
        <w:r w:rsidR="003717FC">
          <w:rPr>
            <w:rFonts w:ascii="ArialMT" w:eastAsia="Times New Roman" w:hAnsi="ArialMT" w:cs="Times New Roman"/>
            <w:sz w:val="22"/>
            <w:szCs w:val="22"/>
          </w:rPr>
          <w:t>s</w:t>
        </w:r>
      </w:ins>
      <w:r w:rsidRPr="00C30641">
        <w:rPr>
          <w:rFonts w:ascii="ArialMT" w:eastAsia="Times New Roman" w:hAnsi="ArialMT" w:cs="Times New Roman"/>
          <w:sz w:val="22"/>
          <w:szCs w:val="22"/>
        </w:rPr>
        <w:t xml:space="preserve">, leading to 30% of </w:t>
      </w:r>
      <w:del w:id="2" w:author="Microsoft Office User" w:date="2022-11-06T21:07:00Z">
        <w:r w:rsidRPr="00C30641" w:rsidDel="003717FC">
          <w:rPr>
            <w:rFonts w:ascii="ArialMT" w:eastAsia="Times New Roman" w:hAnsi="ArialMT" w:cs="Times New Roman"/>
            <w:sz w:val="22"/>
            <w:szCs w:val="22"/>
          </w:rPr>
          <w:delText xml:space="preserve">the </w:delText>
        </w:r>
      </w:del>
      <w:r w:rsidRPr="00C30641">
        <w:rPr>
          <w:rFonts w:ascii="ArialMT" w:eastAsia="Times New Roman" w:hAnsi="ArialMT" w:cs="Times New Roman"/>
          <w:sz w:val="22"/>
          <w:szCs w:val="22"/>
        </w:rPr>
        <w:t xml:space="preserve">female cancer cases and a </w:t>
      </w:r>
      <w:del w:id="3" w:author="Microsoft Office User" w:date="2022-11-06T21:07:00Z">
        <w:r w:rsidRPr="00C30641" w:rsidDel="003717FC">
          <w:rPr>
            <w:rFonts w:ascii="ArialMT" w:eastAsia="Times New Roman" w:hAnsi="ArialMT" w:cs="Times New Roman"/>
            <w:sz w:val="22"/>
            <w:szCs w:val="22"/>
          </w:rPr>
          <w:delText>major</w:delText>
        </w:r>
      </w:del>
      <w:ins w:id="4" w:author="Microsoft Office User" w:date="2022-11-06T21:07:00Z">
        <w:r w:rsidR="003717FC">
          <w:rPr>
            <w:rFonts w:ascii="ArialMT" w:eastAsia="Times New Roman" w:hAnsi="ArialMT" w:cs="Times New Roman"/>
            <w:sz w:val="22"/>
            <w:szCs w:val="22"/>
          </w:rPr>
          <w:t>significant</w:t>
        </w:r>
      </w:ins>
      <w:r w:rsidRPr="00C30641">
        <w:rPr>
          <w:rFonts w:ascii="ArialMT" w:eastAsia="Times New Roman" w:hAnsi="ArialMT" w:cs="Times New Roman"/>
          <w:sz w:val="22"/>
          <w:szCs w:val="22"/>
        </w:rPr>
        <w:t xml:space="preserve"> health burden worldwide (Fan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2014; Siegel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2020). </w:t>
      </w:r>
      <w:ins w:id="5" w:author="Microsoft Office User" w:date="2022-11-06T21:07:00Z">
        <w:r w:rsidR="003717FC">
          <w:rPr>
            <w:rFonts w:ascii="ArialMT" w:eastAsia="Times New Roman" w:hAnsi="ArialMT" w:cs="Times New Roman"/>
            <w:sz w:val="22"/>
            <w:szCs w:val="22"/>
          </w:rPr>
          <w:t xml:space="preserve">While </w:t>
        </w:r>
      </w:ins>
      <w:del w:id="6" w:author="Microsoft Office User" w:date="2022-11-06T21:07:00Z">
        <w:r w:rsidRPr="00C30641" w:rsidDel="003717FC">
          <w:rPr>
            <w:rFonts w:ascii="ArialMT" w:eastAsia="Times New Roman" w:hAnsi="ArialMT" w:cs="Times New Roman"/>
            <w:sz w:val="22"/>
            <w:szCs w:val="22"/>
          </w:rPr>
          <w:delText>For genetic</w:delText>
        </w:r>
      </w:del>
      <w:ins w:id="7" w:author="Microsoft Office User" w:date="2022-11-06T21:07:00Z">
        <w:r w:rsidR="003717FC">
          <w:rPr>
            <w:rFonts w:ascii="ArialMT" w:eastAsia="Times New Roman" w:hAnsi="ArialMT" w:cs="Times New Roman"/>
            <w:sz w:val="22"/>
            <w:szCs w:val="22"/>
          </w:rPr>
          <w:t>genetic</w:t>
        </w:r>
      </w:ins>
      <w:r w:rsidRPr="00C30641">
        <w:rPr>
          <w:rFonts w:ascii="ArialMT" w:eastAsia="Times New Roman" w:hAnsi="ArialMT" w:cs="Times New Roman"/>
          <w:sz w:val="22"/>
          <w:szCs w:val="22"/>
        </w:rPr>
        <w:t xml:space="preserve"> predisposition contributes to only about 10% of the cases (Lalloo &amp; Evans, 2012), epigenetic factors, which alter gene function without changing DNA sequences, play a significant role (Pasculli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2018). The reversibility of the factors may enable precision medicine, which can tailor therapies according to specific molecular bases in BC (Coleman, 2013). </w:t>
      </w:r>
    </w:p>
    <w:p w14:paraId="12D25A40" w14:textId="1B901C7E"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 xml:space="preserve">DNA methylation is a major type of epigenetic </w:t>
      </w:r>
      <w:del w:id="8" w:author="Microsoft Office User" w:date="2022-11-06T21:08:00Z">
        <w:r w:rsidRPr="00C30641" w:rsidDel="003717FC">
          <w:rPr>
            <w:rFonts w:ascii="ArialMT" w:eastAsia="Times New Roman" w:hAnsi="ArialMT" w:cs="Times New Roman"/>
            <w:sz w:val="22"/>
            <w:szCs w:val="22"/>
          </w:rPr>
          <w:delText>changes</w:delText>
        </w:r>
      </w:del>
      <w:ins w:id="9" w:author="Microsoft Office User" w:date="2022-11-06T21:08:00Z">
        <w:r w:rsidR="003717FC">
          <w:rPr>
            <w:rFonts w:ascii="ArialMT" w:eastAsia="Times New Roman" w:hAnsi="ArialMT" w:cs="Times New Roman"/>
            <w:sz w:val="22"/>
            <w:szCs w:val="22"/>
          </w:rPr>
          <w:t>change</w:t>
        </w:r>
      </w:ins>
      <w:r w:rsidRPr="00C30641">
        <w:rPr>
          <w:rFonts w:ascii="ArialMT" w:eastAsia="Times New Roman" w:hAnsi="ArialMT" w:cs="Times New Roman"/>
          <w:sz w:val="22"/>
          <w:szCs w:val="22"/>
        </w:rPr>
        <w:t xml:space="preserve"> associated with oncogenesis (Easwaran &amp; Baylin, 2019). The Cancer Genome Atlas (TCGA) has incorporated DNA methylation into its criteria for BC subtyping. In one subtype, there are reportedly 490 genes with hypermethylation, where the functional annotations vital to tumourigenesis, such as those of </w:t>
      </w:r>
      <w:ins w:id="10" w:author="Microsoft Office User" w:date="2022-11-06T21:08:00Z">
        <w:r w:rsidR="000B4E54">
          <w:rPr>
            <w:rFonts w:ascii="ArialMT" w:eastAsia="Times New Roman" w:hAnsi="ArialMT" w:cs="Times New Roman"/>
            <w:sz w:val="22"/>
            <w:szCs w:val="22"/>
          </w:rPr>
          <w:t xml:space="preserve">the </w:t>
        </w:r>
      </w:ins>
      <w:r w:rsidRPr="00C30641">
        <w:rPr>
          <w:rFonts w:ascii="ArialMT" w:eastAsia="Times New Roman" w:hAnsi="ArialMT" w:cs="Times New Roman"/>
          <w:sz w:val="22"/>
          <w:szCs w:val="22"/>
        </w:rPr>
        <w:t xml:space="preserve">“Wnt signalling pathway,” are altered (Koboldt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2012). As the epigenetic diversity of BC implies different pathogenesis with different impacts on the treatment, precision medicine, which tailors therapies according to specific </w:t>
      </w:r>
      <w:del w:id="11" w:author="Microsoft Office User" w:date="2022-11-06T21:08:00Z">
        <w:r w:rsidRPr="00C30641" w:rsidDel="000B4E54">
          <w:rPr>
            <w:rFonts w:ascii="ArialMT" w:eastAsia="Times New Roman" w:hAnsi="ArialMT" w:cs="Times New Roman"/>
            <w:sz w:val="22"/>
            <w:szCs w:val="22"/>
          </w:rPr>
          <w:delText>features of the patient</w:delText>
        </w:r>
      </w:del>
      <w:ins w:id="12" w:author="Microsoft Office User" w:date="2022-11-06T21:08:00Z">
        <w:r w:rsidR="000B4E54">
          <w:rPr>
            <w:rFonts w:ascii="ArialMT" w:eastAsia="Times New Roman" w:hAnsi="ArialMT" w:cs="Times New Roman"/>
            <w:sz w:val="22"/>
            <w:szCs w:val="22"/>
          </w:rPr>
          <w:t>patient features</w:t>
        </w:r>
      </w:ins>
      <w:r w:rsidRPr="00C30641">
        <w:rPr>
          <w:rFonts w:ascii="ArialMT" w:eastAsia="Times New Roman" w:hAnsi="ArialMT" w:cs="Times New Roman"/>
          <w:sz w:val="22"/>
          <w:szCs w:val="22"/>
        </w:rPr>
        <w:t xml:space="preserve"> (Pinker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2018), should be used (Stefansson &amp; Esteller, 2013; Pasculli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2018). </w:t>
      </w:r>
    </w:p>
    <w:p w14:paraId="2ADD17B4" w14:textId="406406F9"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There are three pillars for precision medicine based on DNA methylation,</w:t>
      </w:r>
      <w:del w:id="13" w:author="Microsoft Office User" w:date="2022-11-06T21:09:00Z">
        <w:r w:rsidRPr="00C30641" w:rsidDel="009C2AB9">
          <w:rPr>
            <w:rFonts w:ascii="ArialMT" w:eastAsia="Times New Roman" w:hAnsi="ArialMT" w:cs="Times New Roman"/>
            <w:sz w:val="22"/>
            <w:szCs w:val="22"/>
          </w:rPr>
          <w:delText xml:space="preserve"> which</w:delText>
        </w:r>
      </w:del>
      <w:r w:rsidRPr="00C30641">
        <w:rPr>
          <w:rFonts w:ascii="ArialMT" w:eastAsia="Times New Roman" w:hAnsi="ArialMT" w:cs="Times New Roman"/>
          <w:sz w:val="22"/>
          <w:szCs w:val="22"/>
        </w:rPr>
        <w:t xml:space="preserve"> includ</w:t>
      </w:r>
      <w:ins w:id="14" w:author="Microsoft Office User" w:date="2022-11-06T21:09:00Z">
        <w:r w:rsidR="009C2AB9">
          <w:rPr>
            <w:rFonts w:ascii="ArialMT" w:eastAsia="Times New Roman" w:hAnsi="ArialMT" w:cs="Times New Roman"/>
            <w:sz w:val="22"/>
            <w:szCs w:val="22"/>
          </w:rPr>
          <w:t>ing</w:t>
        </w:r>
      </w:ins>
      <w:del w:id="15" w:author="Microsoft Office User" w:date="2022-11-06T21:09:00Z">
        <w:r w:rsidRPr="00C30641" w:rsidDel="009C2AB9">
          <w:rPr>
            <w:rFonts w:ascii="ArialMT" w:eastAsia="Times New Roman" w:hAnsi="ArialMT" w:cs="Times New Roman"/>
            <w:sz w:val="22"/>
            <w:szCs w:val="22"/>
          </w:rPr>
          <w:delText>e:</w:delText>
        </w:r>
      </w:del>
      <w:r w:rsidRPr="00C30641">
        <w:rPr>
          <w:rFonts w:ascii="ArialMT" w:eastAsia="Times New Roman" w:hAnsi="ArialMT" w:cs="Times New Roman"/>
          <w:sz w:val="22"/>
          <w:szCs w:val="22"/>
        </w:rPr>
        <w:t xml:space="preserve"> 1) detection of DNA methylation and sequent analysis of pathogenesis, which enables patient stratification; 2) DNA methylation manipulation, which allows personalised therapies targeting DNA methylation;</w:t>
      </w:r>
      <w:ins w:id="16" w:author="Microsoft Office User" w:date="2022-11-06T21:09:00Z">
        <w:r w:rsidR="009C2AB9">
          <w:rPr>
            <w:rFonts w:ascii="ArialMT" w:eastAsia="Times New Roman" w:hAnsi="ArialMT" w:cs="Times New Roman"/>
            <w:sz w:val="22"/>
            <w:szCs w:val="22"/>
          </w:rPr>
          <w:t xml:space="preserve"> and</w:t>
        </w:r>
      </w:ins>
      <w:r w:rsidRPr="00C30641">
        <w:rPr>
          <w:rFonts w:ascii="ArialMT" w:eastAsia="Times New Roman" w:hAnsi="ArialMT" w:cs="Times New Roman"/>
          <w:sz w:val="22"/>
          <w:szCs w:val="22"/>
        </w:rPr>
        <w:t xml:space="preserve"> 3) effective drug delivery platforms that ensure the therapies to work in the right place at the right time with the </w:t>
      </w:r>
      <w:del w:id="17" w:author="Microsoft Office User" w:date="2022-11-06T21:09:00Z">
        <w:r w:rsidRPr="00C30641" w:rsidDel="009C2AB9">
          <w:rPr>
            <w:rFonts w:ascii="ArialMT" w:eastAsia="Times New Roman" w:hAnsi="ArialMT" w:cs="Times New Roman"/>
            <w:sz w:val="22"/>
            <w:szCs w:val="22"/>
          </w:rPr>
          <w:delText>right</w:delText>
        </w:r>
      </w:del>
      <w:ins w:id="18" w:author="Microsoft Office User" w:date="2022-11-06T21:09:00Z">
        <w:r w:rsidR="009C2AB9">
          <w:rPr>
            <w:rFonts w:ascii="ArialMT" w:eastAsia="Times New Roman" w:hAnsi="ArialMT" w:cs="Times New Roman"/>
            <w:sz w:val="22"/>
            <w:szCs w:val="22"/>
          </w:rPr>
          <w:t>correct</w:t>
        </w:r>
      </w:ins>
      <w:r w:rsidRPr="00C30641">
        <w:rPr>
          <w:rFonts w:ascii="ArialMT" w:eastAsia="Times New Roman" w:hAnsi="ArialMT" w:cs="Times New Roman"/>
          <w:sz w:val="22"/>
          <w:szCs w:val="22"/>
        </w:rPr>
        <w:t xml:space="preserve"> dosage. In this article, we will discuss these pillars in the context of BC. </w:t>
      </w:r>
    </w:p>
    <w:p w14:paraId="7EE30EAE" w14:textId="77777777"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 w:eastAsia="Times New Roman" w:hAnsi="Arial" w:cs="Arial"/>
          <w:b/>
          <w:bCs/>
          <w:color w:val="4270C1"/>
        </w:rPr>
        <w:t xml:space="preserve">Current State of Knowledge </w:t>
      </w:r>
      <w:r w:rsidRPr="00C30641">
        <w:rPr>
          <w:rFonts w:ascii="Arial" w:eastAsia="Times New Roman" w:hAnsi="Arial" w:cs="Arial"/>
          <w:b/>
          <w:bCs/>
          <w:color w:val="4270C1"/>
          <w:sz w:val="22"/>
          <w:szCs w:val="22"/>
        </w:rPr>
        <w:t xml:space="preserve">Pillar 1: DNA methylation detection </w:t>
      </w:r>
    </w:p>
    <w:p w14:paraId="67B7358D" w14:textId="12CF51F6"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 xml:space="preserve">Detection of molecular changes is the basis of precision medicine (Jones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2019), which may explain BC heterogeneity and enable drug choice optimisation. For example, BRCA1 promoter hypermethylation is related to breast tumorigenesis (Dobrovic &amp; Simpfendorfer, 1997; Rice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2000). </w:t>
      </w:r>
      <w:ins w:id="19" w:author="Microsoft Office User" w:date="2022-11-06T21:10:00Z">
        <w:r w:rsidR="00C86956">
          <w:rPr>
            <w:rFonts w:ascii="ArialMT" w:eastAsia="Times New Roman" w:hAnsi="ArialMT" w:cs="Times New Roman"/>
            <w:sz w:val="22"/>
            <w:szCs w:val="22"/>
          </w:rPr>
          <w:t xml:space="preserve">Since </w:t>
        </w:r>
      </w:ins>
      <w:del w:id="20" w:author="Microsoft Office User" w:date="2022-11-06T21:10:00Z">
        <w:r w:rsidRPr="00C30641" w:rsidDel="00C86956">
          <w:rPr>
            <w:rFonts w:ascii="ArialMT" w:eastAsia="Times New Roman" w:hAnsi="ArialMT" w:cs="Times New Roman"/>
            <w:sz w:val="22"/>
            <w:szCs w:val="22"/>
          </w:rPr>
          <w:delText>For the</w:delText>
        </w:r>
      </w:del>
      <w:ins w:id="21" w:author="Microsoft Office User" w:date="2022-11-06T21:10:00Z">
        <w:r w:rsidR="00C86956">
          <w:rPr>
            <w:rFonts w:ascii="ArialMT" w:eastAsia="Times New Roman" w:hAnsi="ArialMT" w:cs="Times New Roman"/>
            <w:sz w:val="22"/>
            <w:szCs w:val="22"/>
          </w:rPr>
          <w:t>the</w:t>
        </w:r>
      </w:ins>
      <w:r w:rsidRPr="00C30641">
        <w:rPr>
          <w:rFonts w:ascii="ArialMT" w:eastAsia="Times New Roman" w:hAnsi="ArialMT" w:cs="Times New Roman"/>
          <w:sz w:val="22"/>
          <w:szCs w:val="22"/>
        </w:rPr>
        <w:t xml:space="preserve"> TGFβ/miR-182/BRCA1 axis regulates cell differentiation (Martinez-Ruiz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2016), loss of BRCA1 function due to DNA methylation may cause poorly differentiated, basal-like tumour tissues with a weaker response to chemo-drug cisplatin (Silver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2010). Therefore, </w:t>
      </w:r>
      <w:del w:id="22" w:author="Microsoft Office User" w:date="2022-11-06T21:10:00Z">
        <w:r w:rsidRPr="00C30641" w:rsidDel="00C86956">
          <w:rPr>
            <w:rFonts w:ascii="ArialMT" w:eastAsia="Times New Roman" w:hAnsi="ArialMT" w:cs="Times New Roman"/>
            <w:sz w:val="22"/>
            <w:szCs w:val="22"/>
          </w:rPr>
          <w:delText xml:space="preserve">the detection of BRCA1 promoter hypermethylation may help us to </w:delText>
        </w:r>
      </w:del>
      <w:ins w:id="23" w:author="Microsoft Office User" w:date="2022-11-06T21:10:00Z">
        <w:r w:rsidR="00C86956">
          <w:rPr>
            <w:rFonts w:ascii="ArialMT" w:eastAsia="Times New Roman" w:hAnsi="ArialMT" w:cs="Times New Roman"/>
            <w:sz w:val="22"/>
            <w:szCs w:val="22"/>
          </w:rPr>
          <w:t xml:space="preserve">detecting BRCA1 promoter hypermethylation may help us </w:t>
        </w:r>
      </w:ins>
      <w:r w:rsidRPr="00C30641">
        <w:rPr>
          <w:rFonts w:ascii="ArialMT" w:eastAsia="Times New Roman" w:hAnsi="ArialMT" w:cs="Times New Roman"/>
          <w:sz w:val="22"/>
          <w:szCs w:val="22"/>
        </w:rPr>
        <w:t xml:space="preserve">avoid using drugs with poor efficacy. </w:t>
      </w:r>
    </w:p>
    <w:p w14:paraId="7A8E444D" w14:textId="17D07459"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To detect DNA methylation, one must know the molecular basis of DNA methylation. Chemically speaking, DNA methylation, which adds a methyl group to DNA, can happen in adenine and cytosine</w:t>
      </w:r>
      <w:del w:id="24" w:author="Microsoft Office User" w:date="2022-11-06T21:10:00Z">
        <w:r w:rsidRPr="00C30641" w:rsidDel="00C86956">
          <w:rPr>
            <w:rFonts w:ascii="ArialMT" w:eastAsia="Times New Roman" w:hAnsi="ArialMT" w:cs="Times New Roman"/>
            <w:sz w:val="22"/>
            <w:szCs w:val="22"/>
          </w:rPr>
          <w:delText>, while</w:delText>
        </w:r>
      </w:del>
      <w:ins w:id="25" w:author="Microsoft Office User" w:date="2022-11-06T21:10:00Z">
        <w:r w:rsidR="00C86956">
          <w:rPr>
            <w:rFonts w:ascii="ArialMT" w:eastAsia="Times New Roman" w:hAnsi="ArialMT" w:cs="Times New Roman"/>
            <w:sz w:val="22"/>
            <w:szCs w:val="22"/>
          </w:rPr>
          <w:t>. In contrast,</w:t>
        </w:r>
      </w:ins>
      <w:r w:rsidRPr="00C30641">
        <w:rPr>
          <w:rFonts w:ascii="ArialMT" w:eastAsia="Times New Roman" w:hAnsi="ArialMT" w:cs="Times New Roman"/>
          <w:sz w:val="22"/>
          <w:szCs w:val="22"/>
        </w:rPr>
        <w:t xml:space="preserve"> in mammals, it rarely </w:t>
      </w:r>
      <w:del w:id="26" w:author="Microsoft Office User" w:date="2022-11-06T21:10:00Z">
        <w:r w:rsidRPr="00C30641" w:rsidDel="00C86956">
          <w:rPr>
            <w:rFonts w:ascii="ArialMT" w:eastAsia="Times New Roman" w:hAnsi="ArialMT" w:cs="Times New Roman"/>
            <w:sz w:val="22"/>
            <w:szCs w:val="22"/>
          </w:rPr>
          <w:delText>happens</w:delText>
        </w:r>
      </w:del>
      <w:ins w:id="27" w:author="Microsoft Office User" w:date="2022-11-06T21:10:00Z">
        <w:r w:rsidR="00C86956">
          <w:rPr>
            <w:rFonts w:ascii="ArialMT" w:eastAsia="Times New Roman" w:hAnsi="ArialMT" w:cs="Times New Roman"/>
            <w:sz w:val="22"/>
            <w:szCs w:val="22"/>
          </w:rPr>
          <w:t>occurs</w:t>
        </w:r>
      </w:ins>
      <w:r w:rsidRPr="00C30641">
        <w:rPr>
          <w:rFonts w:ascii="ArialMT" w:eastAsia="Times New Roman" w:hAnsi="ArialMT" w:cs="Times New Roman"/>
          <w:sz w:val="22"/>
          <w:szCs w:val="22"/>
        </w:rPr>
        <w:t xml:space="preserve"> in adenine and usually coverts cytosine into 5-methyl cytosine (5mC) in CpG islands, where there are high cytosine-guanine dinucleotide repeats (Kumar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2018). Early studies used methylation-sensitive restriction enzymes and affinity-based methods like chromatography to discover oncogenic DNA methylation (Compere &amp; Palmiter, 1981; Herman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1994), whereas bisulfite conversion, which only changes unmethylated cytosine to uracil, has enabled fast and high throughput measurement of DNA methylation (Bhattacharjee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2018). </w:t>
      </w:r>
    </w:p>
    <w:p w14:paraId="140B056A" w14:textId="1FD69959"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 xml:space="preserve">Computational models assist in further exploration of how DNA methylation is associated with BC heterogeneity (Przybilla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2014). For example, Tong </w:t>
      </w:r>
      <w:r w:rsidRPr="00C30641">
        <w:rPr>
          <w:rFonts w:ascii="Arial" w:eastAsia="Times New Roman" w:hAnsi="Arial" w:cs="Arial"/>
          <w:i/>
          <w:iCs/>
          <w:sz w:val="22"/>
          <w:szCs w:val="22"/>
        </w:rPr>
        <w:t xml:space="preserve">et al. </w:t>
      </w:r>
      <w:r w:rsidRPr="00C30641">
        <w:rPr>
          <w:rFonts w:ascii="ArialMT" w:eastAsia="Times New Roman" w:hAnsi="ArialMT" w:cs="Times New Roman"/>
          <w:sz w:val="22"/>
          <w:szCs w:val="22"/>
        </w:rPr>
        <w:t xml:space="preserve">(2018) developed an algorithm using the TCGA dataset to investigate the causal effects on tumorigenesis of </w:t>
      </w:r>
      <w:r w:rsidRPr="00C30641">
        <w:rPr>
          <w:rFonts w:ascii="ArialMT" w:eastAsia="Times New Roman" w:hAnsi="ArialMT" w:cs="Times New Roman"/>
          <w:sz w:val="22"/>
          <w:szCs w:val="22"/>
        </w:rPr>
        <w:lastRenderedPageBreak/>
        <w:t xml:space="preserve">promoter methylation. Kim </w:t>
      </w:r>
      <w:r w:rsidRPr="00C30641">
        <w:rPr>
          <w:rFonts w:ascii="Arial" w:eastAsia="Times New Roman" w:hAnsi="Arial" w:cs="Arial"/>
          <w:i/>
          <w:iCs/>
          <w:sz w:val="22"/>
          <w:szCs w:val="22"/>
        </w:rPr>
        <w:t xml:space="preserve">et al. </w:t>
      </w:r>
      <w:r w:rsidRPr="00C30641">
        <w:rPr>
          <w:rFonts w:ascii="ArialMT" w:eastAsia="Times New Roman" w:hAnsi="ArialMT" w:cs="Times New Roman"/>
          <w:sz w:val="22"/>
          <w:szCs w:val="22"/>
        </w:rPr>
        <w:t xml:space="preserve">(2018) proposed a pathway-based model to predict cancer survival with DNA methylation profiles. Apart from the 5 clusters of BC subtypes with different DNA methylation patterns defined by TCGA (Koboldt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2012), there are also other proposed epigenetic-based subtypes (Table 1). </w:t>
      </w:r>
    </w:p>
    <w:p w14:paraId="05DB5E39" w14:textId="77777777"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 w:eastAsia="Times New Roman" w:hAnsi="Arial" w:cs="Arial"/>
          <w:b/>
          <w:bCs/>
          <w:color w:val="4270C1"/>
          <w:sz w:val="22"/>
          <w:szCs w:val="22"/>
        </w:rPr>
        <w:t xml:space="preserve">Pillar 2: DNA methylation manipulation </w:t>
      </w:r>
    </w:p>
    <w:p w14:paraId="4BBA5259" w14:textId="2340380B"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 xml:space="preserve">DNA methylation manipulation enables therapies targeting the aberrant methylation in BC. Knowledge of DNA methylation machinery is essential for DNA methylation manipulation. DNA methylation is sustained by DNA-Methyl Transferases (DNMT) (Deaton &amp; Bird, 2011; Jones, 2012), whereas the demethylation pathways are regulated by TET enzymes (Reddington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2014) (Figure 1). After DNMT3a and DNMT3b introduce methylation to specific sequences, especially CpG islands (Ravichandran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2018), DNMT1 tends to methylate new CpG islands whose partners on the parental strand </w:t>
      </w:r>
      <w:del w:id="28" w:author="Microsoft Office User" w:date="2022-11-06T21:11:00Z">
        <w:r w:rsidRPr="00C30641" w:rsidDel="00C86956">
          <w:rPr>
            <w:rFonts w:ascii="ArialMT" w:eastAsia="Times New Roman" w:hAnsi="ArialMT" w:cs="Times New Roman"/>
            <w:sz w:val="22"/>
            <w:szCs w:val="22"/>
          </w:rPr>
          <w:delText>is</w:delText>
        </w:r>
      </w:del>
      <w:ins w:id="29" w:author="Microsoft Office User" w:date="2022-11-06T21:11:00Z">
        <w:r w:rsidR="00C86956">
          <w:rPr>
            <w:rFonts w:ascii="ArialMT" w:eastAsia="Times New Roman" w:hAnsi="ArialMT" w:cs="Times New Roman"/>
            <w:sz w:val="22"/>
            <w:szCs w:val="22"/>
          </w:rPr>
          <w:t>are</w:t>
        </w:r>
      </w:ins>
      <w:r w:rsidRPr="00C30641">
        <w:rPr>
          <w:rFonts w:ascii="ArialMT" w:eastAsia="Times New Roman" w:hAnsi="ArialMT" w:cs="Times New Roman"/>
          <w:sz w:val="22"/>
          <w:szCs w:val="22"/>
        </w:rPr>
        <w:t xml:space="preserve"> already methylated, leading to </w:t>
      </w:r>
      <w:ins w:id="30" w:author="Microsoft Office User" w:date="2022-11-06T21:11:00Z">
        <w:r w:rsidR="00C86956">
          <w:rPr>
            <w:rFonts w:ascii="ArialMT" w:eastAsia="Times New Roman" w:hAnsi="ArialMT" w:cs="Times New Roman"/>
            <w:sz w:val="22"/>
            <w:szCs w:val="22"/>
          </w:rPr>
          <w:t xml:space="preserve">the </w:t>
        </w:r>
      </w:ins>
      <w:r w:rsidRPr="00C30641">
        <w:rPr>
          <w:rFonts w:ascii="ArialMT" w:eastAsia="Times New Roman" w:hAnsi="ArialMT" w:cs="Times New Roman"/>
          <w:sz w:val="22"/>
          <w:szCs w:val="22"/>
        </w:rPr>
        <w:t xml:space="preserve">inheritance of DNA methylation during DNA replication (Bird, 2002). DNA methylation hinders PRC binding to chromatin and triggers H3K27me3 redistribution, both of which mediate gene suppression (Koboldt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2012; Reddington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2014). </w:t>
      </w:r>
    </w:p>
    <w:p w14:paraId="45F60F87" w14:textId="6487A3FC"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 xml:space="preserve">These enzymes in methylation and demethylation processes are ideal targets for DNA methylation manipulation. To reverse DNA methylation, the first approach is the manipulation of DNMT (Miranda Furtado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2019), which is usually dysregulated in BC (Zhang &amp; Xu, 2017). For example, Tang </w:t>
      </w:r>
      <w:r w:rsidRPr="00C30641">
        <w:rPr>
          <w:rFonts w:ascii="Arial" w:eastAsia="Times New Roman" w:hAnsi="Arial" w:cs="Arial"/>
          <w:i/>
          <w:iCs/>
          <w:sz w:val="22"/>
          <w:szCs w:val="22"/>
        </w:rPr>
        <w:t xml:space="preserve">et al. </w:t>
      </w:r>
      <w:r w:rsidRPr="00C30641">
        <w:rPr>
          <w:rFonts w:ascii="ArialMT" w:eastAsia="Times New Roman" w:hAnsi="ArialMT" w:cs="Times New Roman"/>
          <w:sz w:val="22"/>
          <w:szCs w:val="22"/>
        </w:rPr>
        <w:t xml:space="preserve">(2014) used ectopic expression of miR-185 to </w:t>
      </w:r>
      <w:del w:id="31" w:author="Microsoft Office User" w:date="2022-11-06T21:12:00Z">
        <w:r w:rsidRPr="00C30641" w:rsidDel="00C86956">
          <w:rPr>
            <w:rFonts w:ascii="ArialMT" w:eastAsia="Times New Roman" w:hAnsi="ArialMT" w:cs="Times New Roman"/>
            <w:sz w:val="22"/>
            <w:szCs w:val="22"/>
          </w:rPr>
          <w:delText>reverses</w:delText>
        </w:r>
      </w:del>
      <w:ins w:id="32" w:author="Microsoft Office User" w:date="2022-11-06T21:12:00Z">
        <w:r w:rsidR="00C86956">
          <w:rPr>
            <w:rFonts w:ascii="ArialMT" w:eastAsia="Times New Roman" w:hAnsi="ArialMT" w:cs="Times New Roman"/>
            <w:sz w:val="22"/>
            <w:szCs w:val="22"/>
          </w:rPr>
          <w:t>reverse</w:t>
        </w:r>
      </w:ins>
      <w:r w:rsidRPr="00C30641">
        <w:rPr>
          <w:rFonts w:ascii="ArialMT" w:eastAsia="Times New Roman" w:hAnsi="ArialMT" w:cs="Times New Roman"/>
          <w:sz w:val="22"/>
          <w:szCs w:val="22"/>
        </w:rPr>
        <w:t xml:space="preserve"> DNMT1 downregulation related to BRCA1 promoter hypermethylation. Another approach is the genetic engineering of methylation-</w:t>
      </w:r>
      <w:del w:id="33" w:author="Microsoft Office User" w:date="2022-11-06T21:12:00Z">
        <w:r w:rsidRPr="00C30641" w:rsidDel="00C86956">
          <w:rPr>
            <w:rFonts w:ascii="ArialMT" w:eastAsia="Times New Roman" w:hAnsi="ArialMT" w:cs="Times New Roman"/>
            <w:sz w:val="22"/>
            <w:szCs w:val="22"/>
          </w:rPr>
          <w:delText xml:space="preserve"> </w:delText>
        </w:r>
      </w:del>
      <w:r w:rsidRPr="00C30641">
        <w:rPr>
          <w:rFonts w:ascii="ArialMT" w:eastAsia="Times New Roman" w:hAnsi="ArialMT" w:cs="Times New Roman"/>
          <w:sz w:val="22"/>
          <w:szCs w:val="22"/>
        </w:rPr>
        <w:t xml:space="preserve">associated enzymes (Pulecio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2017). For example, Choudhury </w:t>
      </w:r>
      <w:r w:rsidRPr="00C30641">
        <w:rPr>
          <w:rFonts w:ascii="Arial" w:eastAsia="Times New Roman" w:hAnsi="Arial" w:cs="Arial"/>
          <w:i/>
          <w:iCs/>
          <w:sz w:val="22"/>
          <w:szCs w:val="22"/>
        </w:rPr>
        <w:t xml:space="preserve">et al. </w:t>
      </w:r>
      <w:r w:rsidRPr="00C30641">
        <w:rPr>
          <w:rFonts w:ascii="ArialMT" w:eastAsia="Times New Roman" w:hAnsi="ArialMT" w:cs="Times New Roman"/>
          <w:sz w:val="22"/>
          <w:szCs w:val="22"/>
        </w:rPr>
        <w:t xml:space="preserve">(2016) fused </w:t>
      </w:r>
      <w:ins w:id="34" w:author="Microsoft Office User" w:date="2022-11-06T21:12:00Z">
        <w:r w:rsidR="00C86956">
          <w:rPr>
            <w:rFonts w:ascii="ArialMT" w:eastAsia="Times New Roman" w:hAnsi="ArialMT" w:cs="Times New Roman"/>
            <w:sz w:val="22"/>
            <w:szCs w:val="22"/>
          </w:rPr>
          <w:t xml:space="preserve">the </w:t>
        </w:r>
      </w:ins>
      <w:r w:rsidRPr="00C30641">
        <w:rPr>
          <w:rFonts w:ascii="ArialMT" w:eastAsia="Times New Roman" w:hAnsi="ArialMT" w:cs="Times New Roman"/>
          <w:sz w:val="22"/>
          <w:szCs w:val="22"/>
        </w:rPr>
        <w:t xml:space="preserve">TET1 catalytic domain to the CRISPR-dCas9 system, which demethylated </w:t>
      </w:r>
      <w:ins w:id="35" w:author="Microsoft Office User" w:date="2022-11-06T21:12:00Z">
        <w:r w:rsidR="00C86956">
          <w:rPr>
            <w:rFonts w:ascii="ArialMT" w:eastAsia="Times New Roman" w:hAnsi="ArialMT" w:cs="Times New Roman"/>
            <w:sz w:val="22"/>
            <w:szCs w:val="22"/>
          </w:rPr>
          <w:t xml:space="preserve">the </w:t>
        </w:r>
      </w:ins>
      <w:r w:rsidRPr="00C30641">
        <w:rPr>
          <w:rFonts w:ascii="ArialMT" w:eastAsia="Times New Roman" w:hAnsi="ArialMT" w:cs="Times New Roman"/>
          <w:sz w:val="22"/>
          <w:szCs w:val="22"/>
        </w:rPr>
        <w:t xml:space="preserve">BRCA1 promoter with the modified TET. dCas9-DNMT3a fusions are also used to manipulate DNA demethylation (Luo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2018), although there is still </w:t>
      </w:r>
      <w:del w:id="36" w:author="Microsoft Office User" w:date="2022-11-06T21:12:00Z">
        <w:r w:rsidRPr="00C30641" w:rsidDel="00C86956">
          <w:rPr>
            <w:rFonts w:ascii="ArialMT" w:eastAsia="Times New Roman" w:hAnsi="ArialMT" w:cs="Times New Roman"/>
            <w:sz w:val="22"/>
            <w:szCs w:val="22"/>
          </w:rPr>
          <w:delText xml:space="preserve">so far </w:delText>
        </w:r>
      </w:del>
      <w:r w:rsidRPr="00C30641">
        <w:rPr>
          <w:rFonts w:ascii="ArialMT" w:eastAsia="Times New Roman" w:hAnsi="ArialMT" w:cs="Times New Roman"/>
          <w:sz w:val="22"/>
          <w:szCs w:val="22"/>
        </w:rPr>
        <w:t>no reported application in BC</w:t>
      </w:r>
      <w:ins w:id="37" w:author="Microsoft Office User" w:date="2022-11-06T21:12:00Z">
        <w:r w:rsidR="00C86956">
          <w:rPr>
            <w:rFonts w:ascii="ArialMT" w:eastAsia="Times New Roman" w:hAnsi="ArialMT" w:cs="Times New Roman"/>
            <w:sz w:val="22"/>
            <w:szCs w:val="22"/>
          </w:rPr>
          <w:t xml:space="preserve"> yet</w:t>
        </w:r>
      </w:ins>
      <w:r w:rsidRPr="00C30641">
        <w:rPr>
          <w:rFonts w:ascii="ArialMT" w:eastAsia="Times New Roman" w:hAnsi="ArialMT" w:cs="Times New Roman"/>
          <w:sz w:val="22"/>
          <w:szCs w:val="22"/>
        </w:rPr>
        <w:t xml:space="preserve">. </w:t>
      </w:r>
    </w:p>
    <w:p w14:paraId="0BBE76CD" w14:textId="77777777"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 xml:space="preserve">DNA methylation is developmentally regulated (Bergman &amp; Cedar, 2013), which provides insights into cancer progression (Bergman &amp; Cedar, 2013). Methyl-cytosine tends to be demethylated in non- CpG island regions, which causes global demethylation soon after early development, whereas DNA methylation accumulates due to ageing and environmental factors (Choudhury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2016). In the epigenetic progenitor model (Figure 2), such alterations silence tumour-suppressor genes and substitute for mutation-induced oncogene activation. The cells with the alterations undergo neutral evolution and selection due to genetic and epigenetic instability, eventually resulting in cancer heterogeneity to allow cancer progression (Feinberg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2006; Easwaran &amp; Baylin, 2019). </w:t>
      </w:r>
    </w:p>
    <w:p w14:paraId="24E05843" w14:textId="7CE29C2C"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 xml:space="preserve">Therefore, BC often develops epigenetic alterations to adapt to the selection of antitumour drugs (Figure 2), which makes </w:t>
      </w:r>
      <w:del w:id="38" w:author="Microsoft Office User" w:date="2022-11-06T21:13:00Z">
        <w:r w:rsidRPr="00C30641" w:rsidDel="0051748D">
          <w:rPr>
            <w:rFonts w:ascii="ArialMT" w:eastAsia="Times New Roman" w:hAnsi="ArialMT" w:cs="Times New Roman"/>
            <w:sz w:val="22"/>
            <w:szCs w:val="22"/>
          </w:rPr>
          <w:delText>reversal of</w:delText>
        </w:r>
      </w:del>
      <w:ins w:id="39" w:author="Microsoft Office User" w:date="2022-11-06T21:13:00Z">
        <w:r w:rsidR="0051748D">
          <w:rPr>
            <w:rFonts w:ascii="ArialMT" w:eastAsia="Times New Roman" w:hAnsi="ArialMT" w:cs="Times New Roman"/>
            <w:sz w:val="22"/>
            <w:szCs w:val="22"/>
          </w:rPr>
          <w:t>reversing</w:t>
        </w:r>
      </w:ins>
      <w:r w:rsidRPr="00C30641">
        <w:rPr>
          <w:rFonts w:ascii="ArialMT" w:eastAsia="Times New Roman" w:hAnsi="ArialMT" w:cs="Times New Roman"/>
          <w:sz w:val="22"/>
          <w:szCs w:val="22"/>
        </w:rPr>
        <w:t xml:space="preserve"> these alterations a way to treat </w:t>
      </w:r>
      <w:del w:id="40" w:author="Microsoft Office User" w:date="2022-11-06T21:13:00Z">
        <w:r w:rsidRPr="00C30641" w:rsidDel="0051748D">
          <w:rPr>
            <w:rFonts w:ascii="ArialMT" w:eastAsia="Times New Roman" w:hAnsi="ArialMT" w:cs="Times New Roman"/>
            <w:sz w:val="22"/>
            <w:szCs w:val="22"/>
          </w:rPr>
          <w:delText xml:space="preserve">the </w:delText>
        </w:r>
      </w:del>
      <w:r w:rsidRPr="00C30641">
        <w:rPr>
          <w:rFonts w:ascii="ArialMT" w:eastAsia="Times New Roman" w:hAnsi="ArialMT" w:cs="Times New Roman"/>
          <w:sz w:val="22"/>
          <w:szCs w:val="22"/>
        </w:rPr>
        <w:t xml:space="preserve">patients with these alterations. Demethylation agents are therefore used to re-sensitise traditional therapies for BC, such as chemo- and </w:t>
      </w:r>
      <w:del w:id="41" w:author="Microsoft Office User" w:date="2022-11-06T21:13:00Z">
        <w:r w:rsidRPr="00C30641" w:rsidDel="0051748D">
          <w:rPr>
            <w:rFonts w:ascii="ArialMT" w:eastAsia="Times New Roman" w:hAnsi="ArialMT" w:cs="Times New Roman"/>
            <w:sz w:val="22"/>
            <w:szCs w:val="22"/>
          </w:rPr>
          <w:delText>radio-therapy</w:delText>
        </w:r>
      </w:del>
      <w:ins w:id="42" w:author="Microsoft Office User" w:date="2022-11-06T21:13:00Z">
        <w:r w:rsidR="0051748D">
          <w:rPr>
            <w:rFonts w:ascii="ArialMT" w:eastAsia="Times New Roman" w:hAnsi="ArialMT" w:cs="Times New Roman"/>
            <w:sz w:val="22"/>
            <w:szCs w:val="22"/>
          </w:rPr>
          <w:t>radiotherapy</w:t>
        </w:r>
      </w:ins>
      <w:r w:rsidRPr="00C30641">
        <w:rPr>
          <w:rFonts w:ascii="ArialMT" w:eastAsia="Times New Roman" w:hAnsi="ArialMT" w:cs="Times New Roman"/>
          <w:sz w:val="22"/>
          <w:szCs w:val="22"/>
        </w:rPr>
        <w:t xml:space="preserve"> (Lu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2020). However, the combination of DNA demethylation agents, such as hydralazine</w:t>
      </w:r>
      <w:del w:id="43" w:author="Microsoft Office User" w:date="2022-11-06T21:13:00Z">
        <w:r w:rsidRPr="00C30641" w:rsidDel="0051748D">
          <w:rPr>
            <w:rFonts w:ascii="ArialMT" w:eastAsia="Times New Roman" w:hAnsi="ArialMT" w:cs="Times New Roman"/>
            <w:sz w:val="22"/>
            <w:szCs w:val="22"/>
          </w:rPr>
          <w:delText>,</w:delText>
        </w:r>
      </w:del>
      <w:r w:rsidRPr="00C30641">
        <w:rPr>
          <w:rFonts w:ascii="ArialMT" w:eastAsia="Times New Roman" w:hAnsi="ArialMT" w:cs="Times New Roman"/>
          <w:sz w:val="22"/>
          <w:szCs w:val="22"/>
        </w:rPr>
        <w:t xml:space="preserve"> and other antitumour drugs</w:t>
      </w:r>
      <w:ins w:id="44" w:author="Microsoft Office User" w:date="2022-11-06T21:13:00Z">
        <w:r w:rsidR="0051748D">
          <w:rPr>
            <w:rFonts w:ascii="ArialMT" w:eastAsia="Times New Roman" w:hAnsi="ArialMT" w:cs="Times New Roman"/>
            <w:sz w:val="22"/>
            <w:szCs w:val="22"/>
          </w:rPr>
          <w:t>,</w:t>
        </w:r>
      </w:ins>
      <w:r w:rsidRPr="00C30641">
        <w:rPr>
          <w:rFonts w:ascii="ArialMT" w:eastAsia="Times New Roman" w:hAnsi="ArialMT" w:cs="Times New Roman"/>
          <w:sz w:val="22"/>
          <w:szCs w:val="22"/>
        </w:rPr>
        <w:t xml:space="preserve"> </w:t>
      </w:r>
      <w:del w:id="45" w:author="Microsoft Office User" w:date="2022-11-06T21:14:00Z">
        <w:r w:rsidRPr="00C30641" w:rsidDel="0051748D">
          <w:rPr>
            <w:rFonts w:ascii="ArialMT" w:eastAsia="Times New Roman" w:hAnsi="ArialMT" w:cs="Times New Roman"/>
            <w:sz w:val="22"/>
            <w:szCs w:val="22"/>
          </w:rPr>
          <w:delText>have</w:delText>
        </w:r>
      </w:del>
      <w:ins w:id="46" w:author="Microsoft Office User" w:date="2022-11-06T21:14:00Z">
        <w:r w:rsidR="0051748D">
          <w:rPr>
            <w:rFonts w:ascii="ArialMT" w:eastAsia="Times New Roman" w:hAnsi="ArialMT" w:cs="Times New Roman"/>
            <w:sz w:val="22"/>
            <w:szCs w:val="22"/>
          </w:rPr>
          <w:t>has</w:t>
        </w:r>
      </w:ins>
      <w:r w:rsidRPr="00C30641">
        <w:rPr>
          <w:rFonts w:ascii="ArialMT" w:eastAsia="Times New Roman" w:hAnsi="ArialMT" w:cs="Times New Roman"/>
          <w:sz w:val="22"/>
          <w:szCs w:val="22"/>
        </w:rPr>
        <w:t xml:space="preserve"> been examined by clinical trials, </w:t>
      </w:r>
      <w:del w:id="47" w:author="Microsoft Office User" w:date="2022-11-06T21:13:00Z">
        <w:r w:rsidRPr="00C30641" w:rsidDel="0051748D">
          <w:rPr>
            <w:rFonts w:ascii="ArialMT" w:eastAsia="Times New Roman" w:hAnsi="ArialMT" w:cs="Times New Roman"/>
            <w:sz w:val="22"/>
            <w:szCs w:val="22"/>
          </w:rPr>
          <w:delText>which shows</w:delText>
        </w:r>
      </w:del>
      <w:ins w:id="48" w:author="Microsoft Office User" w:date="2022-11-06T21:13:00Z">
        <w:r w:rsidR="0051748D">
          <w:rPr>
            <w:rFonts w:ascii="ArialMT" w:eastAsia="Times New Roman" w:hAnsi="ArialMT" w:cs="Times New Roman"/>
            <w:sz w:val="22"/>
            <w:szCs w:val="22"/>
          </w:rPr>
          <w:t>revealing</w:t>
        </w:r>
      </w:ins>
      <w:r w:rsidRPr="00C30641">
        <w:rPr>
          <w:rFonts w:ascii="ArialMT" w:eastAsia="Times New Roman" w:hAnsi="ArialMT" w:cs="Times New Roman"/>
          <w:sz w:val="22"/>
          <w:szCs w:val="22"/>
        </w:rPr>
        <w:t xml:space="preserve"> mixed results in treating BC (Arce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2006; Connolly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2017), despite promising preclinical data (Lustberg &amp; Ramaswamy, 2011). One possible reason is the low efficiency of drug delivery, reducing drug dosage in tumour tissue (Liu, 2012), which we will discuss in the next section. </w:t>
      </w:r>
    </w:p>
    <w:p w14:paraId="4DA6C83F" w14:textId="472D22CB"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 w:eastAsia="Times New Roman" w:hAnsi="Arial" w:cs="Arial"/>
          <w:b/>
          <w:bCs/>
          <w:color w:val="4270C1"/>
          <w:sz w:val="22"/>
          <w:szCs w:val="22"/>
        </w:rPr>
        <w:t>Pillar 3: Precision delivery of epi</w:t>
      </w:r>
      <w:ins w:id="49" w:author="Microsoft Office User" w:date="2022-11-06T21:17:00Z">
        <w:r w:rsidR="00710DE9">
          <w:rPr>
            <w:rFonts w:ascii="Arial" w:eastAsia="Times New Roman" w:hAnsi="Arial" w:cs="Arial"/>
            <w:b/>
            <w:bCs/>
            <w:color w:val="4270C1"/>
            <w:sz w:val="22"/>
            <w:szCs w:val="22"/>
          </w:rPr>
          <w:t>-</w:t>
        </w:r>
      </w:ins>
      <w:r w:rsidRPr="00C30641">
        <w:rPr>
          <w:rFonts w:ascii="Arial" w:eastAsia="Times New Roman" w:hAnsi="Arial" w:cs="Arial"/>
          <w:b/>
          <w:bCs/>
          <w:color w:val="4270C1"/>
          <w:sz w:val="22"/>
          <w:szCs w:val="22"/>
        </w:rPr>
        <w:t xml:space="preserve">drugs </w:t>
      </w:r>
    </w:p>
    <w:p w14:paraId="125D04C9" w14:textId="06258C65"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 xml:space="preserve">DNA methylation manipulation needs to work in the </w:t>
      </w:r>
      <w:ins w:id="50" w:author="Microsoft Office User" w:date="2022-11-06T21:14:00Z">
        <w:r w:rsidR="0051748D">
          <w:rPr>
            <w:rFonts w:ascii="ArialMT" w:eastAsia="Times New Roman" w:hAnsi="ArialMT" w:cs="Times New Roman"/>
            <w:sz w:val="22"/>
            <w:szCs w:val="22"/>
          </w:rPr>
          <w:t xml:space="preserve">right </w:t>
        </w:r>
      </w:ins>
      <w:r w:rsidRPr="00C30641">
        <w:rPr>
          <w:rFonts w:ascii="ArialMT" w:eastAsia="Times New Roman" w:hAnsi="ArialMT" w:cs="Times New Roman"/>
          <w:sz w:val="22"/>
          <w:szCs w:val="22"/>
        </w:rPr>
        <w:t>place</w:t>
      </w:r>
      <w:del w:id="51" w:author="Microsoft Office User" w:date="2022-11-06T21:14:00Z">
        <w:r w:rsidRPr="00C30641" w:rsidDel="0051748D">
          <w:rPr>
            <w:rFonts w:ascii="ArialMT" w:eastAsia="Times New Roman" w:hAnsi="ArialMT" w:cs="Times New Roman"/>
            <w:sz w:val="22"/>
            <w:szCs w:val="22"/>
          </w:rPr>
          <w:delText xml:space="preserve"> right</w:delText>
        </w:r>
      </w:del>
      <w:r w:rsidRPr="00C30641">
        <w:rPr>
          <w:rFonts w:ascii="ArialMT" w:eastAsia="Times New Roman" w:hAnsi="ArialMT" w:cs="Times New Roman"/>
          <w:sz w:val="22"/>
          <w:szCs w:val="22"/>
        </w:rPr>
        <w:t xml:space="preserve"> at the right time with enough dosage, which makes entry into the tumour microenvironment (TME) foremost for both DNA demethylation agents to effectively target BC (el Bahhaj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2014). Besides, </w:t>
      </w:r>
      <w:r w:rsidRPr="00C30641">
        <w:rPr>
          <w:rFonts w:ascii="ArialMT" w:eastAsia="Times New Roman" w:hAnsi="ArialMT" w:cs="Times New Roman"/>
          <w:sz w:val="22"/>
          <w:szCs w:val="22"/>
        </w:rPr>
        <w:lastRenderedPageBreak/>
        <w:t xml:space="preserve">hypomethylation induced by </w:t>
      </w:r>
      <w:del w:id="52" w:author="Microsoft Office User" w:date="2022-11-06T21:14:00Z">
        <w:r w:rsidRPr="00C30641" w:rsidDel="0051748D">
          <w:rPr>
            <w:rFonts w:ascii="ArialMT" w:eastAsia="Times New Roman" w:hAnsi="ArialMT" w:cs="Times New Roman"/>
            <w:sz w:val="22"/>
            <w:szCs w:val="22"/>
          </w:rPr>
          <w:delText xml:space="preserve">the </w:delText>
        </w:r>
      </w:del>
      <w:r w:rsidRPr="00C30641">
        <w:rPr>
          <w:rFonts w:ascii="ArialMT" w:eastAsia="Times New Roman" w:hAnsi="ArialMT" w:cs="Times New Roman"/>
          <w:sz w:val="22"/>
          <w:szCs w:val="22"/>
        </w:rPr>
        <w:t>methylation</w:t>
      </w:r>
      <w:ins w:id="53" w:author="Microsoft Office User" w:date="2022-11-06T21:14:00Z">
        <w:r w:rsidR="0051748D">
          <w:rPr>
            <w:rFonts w:ascii="ArialMT" w:eastAsia="Times New Roman" w:hAnsi="ArialMT" w:cs="Times New Roman"/>
            <w:sz w:val="22"/>
            <w:szCs w:val="22"/>
          </w:rPr>
          <w:t>-</w:t>
        </w:r>
      </w:ins>
      <w:del w:id="54" w:author="Microsoft Office User" w:date="2022-11-06T21:14:00Z">
        <w:r w:rsidRPr="00C30641" w:rsidDel="0051748D">
          <w:rPr>
            <w:rFonts w:ascii="ArialMT" w:eastAsia="Times New Roman" w:hAnsi="ArialMT" w:cs="Times New Roman"/>
            <w:sz w:val="22"/>
            <w:szCs w:val="22"/>
          </w:rPr>
          <w:delText xml:space="preserve"> </w:delText>
        </w:r>
      </w:del>
      <w:r w:rsidRPr="00C30641">
        <w:rPr>
          <w:rFonts w:ascii="ArialMT" w:eastAsia="Times New Roman" w:hAnsi="ArialMT" w:cs="Times New Roman"/>
          <w:sz w:val="22"/>
          <w:szCs w:val="22"/>
        </w:rPr>
        <w:t>inhibiting drugs like nucleoside-like compounds is harmful to healthy tissues</w:t>
      </w:r>
      <w:ins w:id="55" w:author="Microsoft Office User" w:date="2022-11-06T21:15:00Z">
        <w:r w:rsidR="0051748D">
          <w:rPr>
            <w:rFonts w:ascii="ArialMT" w:eastAsia="Times New Roman" w:hAnsi="ArialMT" w:cs="Times New Roman"/>
            <w:sz w:val="22"/>
            <w:szCs w:val="22"/>
          </w:rPr>
          <w:t xml:space="preserve"> and</w:t>
        </w:r>
      </w:ins>
      <w:del w:id="56" w:author="Microsoft Office User" w:date="2022-11-06T21:15:00Z">
        <w:r w:rsidRPr="00C30641" w:rsidDel="0051748D">
          <w:rPr>
            <w:rFonts w:ascii="ArialMT" w:eastAsia="Times New Roman" w:hAnsi="ArialMT" w:cs="Times New Roman"/>
            <w:sz w:val="22"/>
            <w:szCs w:val="22"/>
          </w:rPr>
          <w:delText>, which</w:delText>
        </w:r>
      </w:del>
      <w:r w:rsidRPr="00C30641">
        <w:rPr>
          <w:rFonts w:ascii="ArialMT" w:eastAsia="Times New Roman" w:hAnsi="ArialMT" w:cs="Times New Roman"/>
          <w:sz w:val="22"/>
          <w:szCs w:val="22"/>
        </w:rPr>
        <w:t xml:space="preserve"> should be limited (Heerboth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2014; Lu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2020). Though low-dose use of DNA demethylation agents, e.g.</w:t>
      </w:r>
      <w:ins w:id="57" w:author="Microsoft Office User" w:date="2022-11-06T21:15:00Z">
        <w:r w:rsidR="00D645CF">
          <w:rPr>
            <w:rFonts w:ascii="ArialMT" w:eastAsia="Times New Roman" w:hAnsi="ArialMT" w:cs="Times New Roman"/>
            <w:sz w:val="22"/>
            <w:szCs w:val="22"/>
          </w:rPr>
          <w:t>,</w:t>
        </w:r>
      </w:ins>
      <w:r w:rsidRPr="00C30641">
        <w:rPr>
          <w:rFonts w:ascii="ArialMT" w:eastAsia="Times New Roman" w:hAnsi="ArialMT" w:cs="Times New Roman"/>
          <w:sz w:val="22"/>
          <w:szCs w:val="22"/>
        </w:rPr>
        <w:t xml:space="preserve"> decitabine, can effectively treat blood cancers, </w:t>
      </w:r>
      <w:del w:id="58" w:author="Microsoft Office User" w:date="2022-11-06T21:15:00Z">
        <w:r w:rsidRPr="00C30641" w:rsidDel="000C1D07">
          <w:rPr>
            <w:rFonts w:ascii="ArialMT" w:eastAsia="Times New Roman" w:hAnsi="ArialMT" w:cs="Times New Roman"/>
            <w:sz w:val="22"/>
            <w:szCs w:val="22"/>
          </w:rPr>
          <w:delText xml:space="preserve">in BC, </w:delText>
        </w:r>
      </w:del>
      <w:r w:rsidRPr="00C30641">
        <w:rPr>
          <w:rFonts w:ascii="ArialMT" w:eastAsia="Times New Roman" w:hAnsi="ArialMT" w:cs="Times New Roman"/>
          <w:sz w:val="22"/>
          <w:szCs w:val="22"/>
        </w:rPr>
        <w:t>their efficacy</w:t>
      </w:r>
      <w:ins w:id="59" w:author="Microsoft Office User" w:date="2022-11-06T21:15:00Z">
        <w:r w:rsidR="000C1D07">
          <w:rPr>
            <w:rFonts w:ascii="ArialMT" w:eastAsia="Times New Roman" w:hAnsi="ArialMT" w:cs="Times New Roman"/>
            <w:sz w:val="22"/>
            <w:szCs w:val="22"/>
          </w:rPr>
          <w:t xml:space="preserve"> in BC</w:t>
        </w:r>
      </w:ins>
      <w:r w:rsidRPr="00C30641">
        <w:rPr>
          <w:rFonts w:ascii="ArialMT" w:eastAsia="Times New Roman" w:hAnsi="ArialMT" w:cs="Times New Roman"/>
          <w:sz w:val="22"/>
          <w:szCs w:val="22"/>
        </w:rPr>
        <w:t xml:space="preserve"> is still limited by low drug delivery efficiency and</w:t>
      </w:r>
      <w:del w:id="60" w:author="Microsoft Office User" w:date="2022-11-06T21:15:00Z">
        <w:r w:rsidRPr="00C30641" w:rsidDel="000C1D07">
          <w:rPr>
            <w:rFonts w:ascii="ArialMT" w:eastAsia="Times New Roman" w:hAnsi="ArialMT" w:cs="Times New Roman"/>
            <w:sz w:val="22"/>
            <w:szCs w:val="22"/>
          </w:rPr>
          <w:delText xml:space="preserve"> the</w:delText>
        </w:r>
      </w:del>
      <w:r w:rsidRPr="00C30641">
        <w:rPr>
          <w:rFonts w:ascii="ArialMT" w:eastAsia="Times New Roman" w:hAnsi="ArialMT" w:cs="Times New Roman"/>
          <w:sz w:val="22"/>
          <w:szCs w:val="22"/>
        </w:rPr>
        <w:t xml:space="preserve"> </w:t>
      </w:r>
      <w:del w:id="61" w:author="Microsoft Office User" w:date="2022-11-06T21:15:00Z">
        <w:r w:rsidRPr="00C30641" w:rsidDel="000C1D07">
          <w:rPr>
            <w:rFonts w:ascii="ArialMT" w:eastAsia="Times New Roman" w:hAnsi="ArialMT" w:cs="Times New Roman"/>
            <w:sz w:val="22"/>
            <w:szCs w:val="22"/>
          </w:rPr>
          <w:delText>sequent low</w:delText>
        </w:r>
      </w:del>
      <w:ins w:id="62" w:author="Microsoft Office User" w:date="2022-11-06T21:15:00Z">
        <w:r w:rsidR="000C1D07">
          <w:rPr>
            <w:rFonts w:ascii="ArialMT" w:eastAsia="Times New Roman" w:hAnsi="ArialMT" w:cs="Times New Roman"/>
            <w:sz w:val="22"/>
            <w:szCs w:val="22"/>
          </w:rPr>
          <w:t>low sequent</w:t>
        </w:r>
      </w:ins>
      <w:r w:rsidRPr="00C30641">
        <w:rPr>
          <w:rFonts w:ascii="ArialMT" w:eastAsia="Times New Roman" w:hAnsi="ArialMT" w:cs="Times New Roman"/>
          <w:sz w:val="22"/>
          <w:szCs w:val="22"/>
        </w:rPr>
        <w:t xml:space="preserve"> dosage due to the complexity of TME (Figure 3). </w:t>
      </w:r>
    </w:p>
    <w:p w14:paraId="158D5C14" w14:textId="61E4F22A"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 xml:space="preserve">Capillary overgrowth increases </w:t>
      </w:r>
      <w:ins w:id="63" w:author="Microsoft Office User" w:date="2022-11-06T21:16:00Z">
        <w:r w:rsidR="000C1D07">
          <w:rPr>
            <w:rFonts w:ascii="ArialMT" w:eastAsia="Times New Roman" w:hAnsi="ArialMT" w:cs="Times New Roman"/>
            <w:sz w:val="22"/>
            <w:szCs w:val="22"/>
          </w:rPr>
          <w:t xml:space="preserve">the </w:t>
        </w:r>
      </w:ins>
      <w:r w:rsidRPr="00C30641">
        <w:rPr>
          <w:rFonts w:ascii="ArialMT" w:eastAsia="Times New Roman" w:hAnsi="ArialMT" w:cs="Times New Roman"/>
          <w:sz w:val="22"/>
          <w:szCs w:val="22"/>
        </w:rPr>
        <w:t xml:space="preserve">retention of nanoparticles in TME (Nichols &amp; Bae, 2014; Danhier, 2016), which allows the passive delivery of epi-drugs (el Bahhaj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2014). For example, Su </w:t>
      </w:r>
      <w:r w:rsidRPr="00C30641">
        <w:rPr>
          <w:rFonts w:ascii="Arial" w:eastAsia="Times New Roman" w:hAnsi="Arial" w:cs="Arial"/>
          <w:i/>
          <w:iCs/>
          <w:sz w:val="22"/>
          <w:szCs w:val="22"/>
        </w:rPr>
        <w:t xml:space="preserve">et al. </w:t>
      </w:r>
      <w:r w:rsidRPr="00C30641">
        <w:rPr>
          <w:rFonts w:ascii="ArialMT" w:eastAsia="Times New Roman" w:hAnsi="ArialMT" w:cs="Times New Roman"/>
          <w:sz w:val="22"/>
          <w:szCs w:val="22"/>
        </w:rPr>
        <w:t xml:space="preserve">(2013) co-delivered a DNMT inhibitor and a chemo-drug with lipid-polymer nanoparticles to treat BC. However, the uneven distribution of blood vessels and reduced intercellular fluid exchange may </w:t>
      </w:r>
    </w:p>
    <w:p w14:paraId="6B12228F" w14:textId="77777777"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 xml:space="preserve">2 </w:t>
      </w:r>
    </w:p>
    <w:p w14:paraId="31C4CA1A" w14:textId="77777777" w:rsidR="00C30641" w:rsidRPr="00C30641" w:rsidRDefault="00C30641" w:rsidP="00C30641">
      <w:pPr>
        <w:spacing w:before="100" w:beforeAutospacing="1" w:after="100" w:afterAutospacing="1"/>
        <w:rPr>
          <w:rFonts w:ascii="Times New Roman" w:eastAsia="Times New Roman" w:hAnsi="Times New Roman" w:cs="Times New Roman"/>
        </w:rPr>
      </w:pPr>
      <w:commentRangeStart w:id="64"/>
      <w:r w:rsidRPr="00C30641">
        <w:rPr>
          <w:rFonts w:ascii="ArialMT" w:eastAsia="Times New Roman" w:hAnsi="ArialMT" w:cs="Times New Roman"/>
          <w:sz w:val="22"/>
          <w:szCs w:val="22"/>
        </w:rPr>
        <w:t xml:space="preserve">hinder passive delivery </w:t>
      </w:r>
      <w:commentRangeEnd w:id="64"/>
      <w:r w:rsidR="00710DE9">
        <w:rPr>
          <w:rStyle w:val="CommentReference"/>
        </w:rPr>
        <w:commentReference w:id="64"/>
      </w:r>
      <w:r w:rsidRPr="00C30641">
        <w:rPr>
          <w:rFonts w:ascii="ArialMT" w:eastAsia="Times New Roman" w:hAnsi="ArialMT" w:cs="Times New Roman"/>
          <w:sz w:val="22"/>
          <w:szCs w:val="22"/>
        </w:rPr>
        <w:t xml:space="preserve">(Nichols &amp; Bae, 2014; Danhier, 2016). Active delivery, which can recognise specific stimuli in TME, such as DNA aptamer targeting DNMT inhibitor (Wang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2019), may further help the drugs be released in tumour tissues for a prolonged period with a controlled dosage. </w:t>
      </w:r>
    </w:p>
    <w:p w14:paraId="658A0E8D" w14:textId="77777777"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 w:eastAsia="Times New Roman" w:hAnsi="Arial" w:cs="Arial"/>
          <w:b/>
          <w:bCs/>
          <w:color w:val="4270C1"/>
        </w:rPr>
        <w:t xml:space="preserve">Future directions </w:t>
      </w:r>
      <w:r w:rsidRPr="00C30641">
        <w:rPr>
          <w:rFonts w:ascii="Arial" w:eastAsia="Times New Roman" w:hAnsi="Arial" w:cs="Arial"/>
          <w:b/>
          <w:bCs/>
          <w:color w:val="4270C1"/>
          <w:sz w:val="22"/>
          <w:szCs w:val="22"/>
        </w:rPr>
        <w:t xml:space="preserve">Improving the current therapeutic approach </w:t>
      </w:r>
    </w:p>
    <w:p w14:paraId="7C5D1F85" w14:textId="6B1C06C7"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Jameson &amp; Longo (2015) have expressed concern over the low accuracy of commercially available biomarkers, which suggests the need for affordable and reliable detection techniques. Although there are clinical trials</w:t>
      </w:r>
      <w:ins w:id="65" w:author="Microsoft Office User" w:date="2022-11-06T21:19:00Z">
        <w:r w:rsidR="00C33159">
          <w:rPr>
            <w:rFonts w:ascii="ArialMT" w:eastAsia="Times New Roman" w:hAnsi="ArialMT" w:cs="Times New Roman"/>
            <w:sz w:val="22"/>
            <w:szCs w:val="22"/>
          </w:rPr>
          <w:t xml:space="preserve"> on</w:t>
        </w:r>
      </w:ins>
      <w:r w:rsidRPr="00C30641">
        <w:rPr>
          <w:rFonts w:ascii="ArialMT" w:eastAsia="Times New Roman" w:hAnsi="ArialMT" w:cs="Times New Roman"/>
          <w:sz w:val="22"/>
          <w:szCs w:val="22"/>
        </w:rPr>
        <w:t xml:space="preserve"> the use of DNA methylation manipulation to sensitise traditional therapies for BC, only a small portion of patients prove to benefit from these epi-drugs (Ning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2015; Connolly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2017),</w:t>
      </w:r>
      <w:del w:id="66" w:author="Microsoft Office User" w:date="2022-11-06T21:19:00Z">
        <w:r w:rsidRPr="00C30641" w:rsidDel="00C33159">
          <w:rPr>
            <w:rFonts w:ascii="ArialMT" w:eastAsia="Times New Roman" w:hAnsi="ArialMT" w:cs="Times New Roman"/>
            <w:sz w:val="22"/>
            <w:szCs w:val="22"/>
          </w:rPr>
          <w:delText xml:space="preserve"> which</w:delText>
        </w:r>
      </w:del>
      <w:r w:rsidRPr="00C30641">
        <w:rPr>
          <w:rFonts w:ascii="ArialMT" w:eastAsia="Times New Roman" w:hAnsi="ArialMT" w:cs="Times New Roman"/>
          <w:sz w:val="22"/>
          <w:szCs w:val="22"/>
        </w:rPr>
        <w:t xml:space="preserve"> indicat</w:t>
      </w:r>
      <w:ins w:id="67" w:author="Microsoft Office User" w:date="2022-11-06T21:19:00Z">
        <w:r w:rsidR="00C33159">
          <w:rPr>
            <w:rFonts w:ascii="ArialMT" w:eastAsia="Times New Roman" w:hAnsi="ArialMT" w:cs="Times New Roman"/>
            <w:sz w:val="22"/>
            <w:szCs w:val="22"/>
          </w:rPr>
          <w:t>ing</w:t>
        </w:r>
      </w:ins>
      <w:del w:id="68" w:author="Microsoft Office User" w:date="2022-11-06T21:19:00Z">
        <w:r w:rsidRPr="00C30641" w:rsidDel="00C33159">
          <w:rPr>
            <w:rFonts w:ascii="ArialMT" w:eastAsia="Times New Roman" w:hAnsi="ArialMT" w:cs="Times New Roman"/>
            <w:sz w:val="22"/>
            <w:szCs w:val="22"/>
          </w:rPr>
          <w:delText>es</w:delText>
        </w:r>
      </w:del>
      <w:r w:rsidRPr="00C30641">
        <w:rPr>
          <w:rFonts w:ascii="ArialMT" w:eastAsia="Times New Roman" w:hAnsi="ArialMT" w:cs="Times New Roman"/>
          <w:sz w:val="22"/>
          <w:szCs w:val="22"/>
        </w:rPr>
        <w:t xml:space="preserve"> the urgent need of identification of the patients whom should benefit from the therapies through detection of specific DNA methylation. However, the biomarkers of BC are still not sensitive or specific enough (Guan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2019), whereas methylation sequencing is relatively expensive (Laird, 2010), which may limit the use of the therapies. </w:t>
      </w:r>
    </w:p>
    <w:p w14:paraId="1B8F2B87" w14:textId="1B3A475A"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A</w:t>
      </w:r>
      <w:ins w:id="69" w:author="Microsoft Office User" w:date="2022-11-06T21:19:00Z">
        <w:r w:rsidR="00C33159">
          <w:rPr>
            <w:rFonts w:ascii="ArialMT" w:eastAsia="Times New Roman" w:hAnsi="ArialMT" w:cs="Times New Roman"/>
            <w:sz w:val="22"/>
            <w:szCs w:val="22"/>
          </w:rPr>
          <w:t>dditionally</w:t>
        </w:r>
      </w:ins>
      <w:del w:id="70" w:author="Microsoft Office User" w:date="2022-11-06T21:19:00Z">
        <w:r w:rsidRPr="00C30641" w:rsidDel="00C33159">
          <w:rPr>
            <w:rFonts w:ascii="ArialMT" w:eastAsia="Times New Roman" w:hAnsi="ArialMT" w:cs="Times New Roman"/>
            <w:sz w:val="22"/>
            <w:szCs w:val="22"/>
          </w:rPr>
          <w:delText>lso</w:delText>
        </w:r>
      </w:del>
      <w:r w:rsidRPr="00C30641">
        <w:rPr>
          <w:rFonts w:ascii="ArialMT" w:eastAsia="Times New Roman" w:hAnsi="ArialMT" w:cs="Times New Roman"/>
          <w:sz w:val="22"/>
          <w:szCs w:val="22"/>
        </w:rPr>
        <w:t>, DNA methylation and demethylation processes interact with a broader range of regulators</w:t>
      </w:r>
      <w:ins w:id="71" w:author="Microsoft Office User" w:date="2022-11-06T21:19:00Z">
        <w:r w:rsidR="00C33159">
          <w:rPr>
            <w:rFonts w:ascii="ArialMT" w:eastAsia="Times New Roman" w:hAnsi="ArialMT" w:cs="Times New Roman"/>
            <w:sz w:val="22"/>
            <w:szCs w:val="22"/>
          </w:rPr>
          <w:t>,</w:t>
        </w:r>
      </w:ins>
      <w:r w:rsidRPr="00C30641">
        <w:rPr>
          <w:rFonts w:ascii="ArialMT" w:eastAsia="Times New Roman" w:hAnsi="ArialMT" w:cs="Times New Roman"/>
          <w:sz w:val="22"/>
          <w:szCs w:val="22"/>
        </w:rPr>
        <w:t xml:space="preserve"> such as lncRNA (Di Ruscio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2013; Zhao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2016), which needs </w:t>
      </w:r>
      <w:del w:id="72" w:author="Microsoft Office User" w:date="2022-11-06T21:19:00Z">
        <w:r w:rsidRPr="00C30641" w:rsidDel="00C33159">
          <w:rPr>
            <w:rFonts w:ascii="ArialMT" w:eastAsia="Times New Roman" w:hAnsi="ArialMT" w:cs="Times New Roman"/>
            <w:sz w:val="22"/>
            <w:szCs w:val="22"/>
          </w:rPr>
          <w:delText xml:space="preserve">to be </w:delText>
        </w:r>
      </w:del>
      <w:r w:rsidRPr="00C30641">
        <w:rPr>
          <w:rFonts w:ascii="ArialMT" w:eastAsia="Times New Roman" w:hAnsi="ArialMT" w:cs="Times New Roman"/>
          <w:sz w:val="22"/>
          <w:szCs w:val="22"/>
        </w:rPr>
        <w:t>further explor</w:t>
      </w:r>
      <w:ins w:id="73" w:author="Microsoft Office User" w:date="2022-11-06T21:19:00Z">
        <w:r w:rsidR="00C33159">
          <w:rPr>
            <w:rFonts w:ascii="ArialMT" w:eastAsia="Times New Roman" w:hAnsi="ArialMT" w:cs="Times New Roman"/>
            <w:sz w:val="22"/>
            <w:szCs w:val="22"/>
          </w:rPr>
          <w:t>ation</w:t>
        </w:r>
      </w:ins>
      <w:del w:id="74" w:author="Microsoft Office User" w:date="2022-11-06T21:19:00Z">
        <w:r w:rsidRPr="00C30641" w:rsidDel="00C33159">
          <w:rPr>
            <w:rFonts w:ascii="ArialMT" w:eastAsia="Times New Roman" w:hAnsi="ArialMT" w:cs="Times New Roman"/>
            <w:sz w:val="22"/>
            <w:szCs w:val="22"/>
          </w:rPr>
          <w:delText>ed</w:delText>
        </w:r>
      </w:del>
      <w:r w:rsidRPr="00C30641">
        <w:rPr>
          <w:rFonts w:ascii="ArialMT" w:eastAsia="Times New Roman" w:hAnsi="ArialMT" w:cs="Times New Roman"/>
          <w:sz w:val="22"/>
          <w:szCs w:val="22"/>
        </w:rPr>
        <w:t xml:space="preserve">. More importantly, we should integrate DNA methylation into the biological pathways that contribute to the heterogeneity of BC. </w:t>
      </w:r>
      <w:del w:id="75" w:author="Microsoft Office User" w:date="2022-11-06T21:20:00Z">
        <w:r w:rsidRPr="00C30641" w:rsidDel="00C33159">
          <w:rPr>
            <w:rFonts w:ascii="ArialMT" w:eastAsia="Times New Roman" w:hAnsi="ArialMT" w:cs="Times New Roman"/>
            <w:sz w:val="22"/>
            <w:szCs w:val="22"/>
          </w:rPr>
          <w:delText>Also, for</w:delText>
        </w:r>
      </w:del>
      <w:ins w:id="76" w:author="Microsoft Office User" w:date="2022-11-06T21:20:00Z">
        <w:r w:rsidR="00C33159">
          <w:rPr>
            <w:rFonts w:ascii="ArialMT" w:eastAsia="Times New Roman" w:hAnsi="ArialMT" w:cs="Times New Roman"/>
            <w:sz w:val="22"/>
            <w:szCs w:val="22"/>
          </w:rPr>
          <w:t>For</w:t>
        </w:r>
      </w:ins>
      <w:r w:rsidRPr="00C30641">
        <w:rPr>
          <w:rFonts w:ascii="ArialMT" w:eastAsia="Times New Roman" w:hAnsi="ArialMT" w:cs="Times New Roman"/>
          <w:sz w:val="22"/>
          <w:szCs w:val="22"/>
        </w:rPr>
        <w:t xml:space="preserve"> current epigenetic-based BC</w:t>
      </w:r>
      <w:ins w:id="77" w:author="Microsoft Office User" w:date="2022-11-06T21:20:00Z">
        <w:r w:rsidR="003F77DF">
          <w:rPr>
            <w:rFonts w:ascii="ArialMT" w:eastAsia="Times New Roman" w:hAnsi="ArialMT" w:cs="Times New Roman"/>
            <w:sz w:val="22"/>
            <w:szCs w:val="22"/>
          </w:rPr>
          <w:t>,</w:t>
        </w:r>
      </w:ins>
      <w:r w:rsidRPr="00C30641">
        <w:rPr>
          <w:rFonts w:ascii="ArialMT" w:eastAsia="Times New Roman" w:hAnsi="ArialMT" w:cs="Times New Roman"/>
          <w:sz w:val="22"/>
          <w:szCs w:val="22"/>
        </w:rPr>
        <w:t xml:space="preserve"> subtypes are inconsistent in different studies (Table 1), </w:t>
      </w:r>
      <w:ins w:id="78" w:author="Microsoft Office User" w:date="2022-11-06T21:20:00Z">
        <w:r w:rsidR="003F77DF">
          <w:rPr>
            <w:rFonts w:ascii="ArialMT" w:eastAsia="Times New Roman" w:hAnsi="ArialMT" w:cs="Times New Roman"/>
            <w:sz w:val="22"/>
            <w:szCs w:val="22"/>
          </w:rPr>
          <w:t xml:space="preserve">so </w:t>
        </w:r>
      </w:ins>
      <w:r w:rsidRPr="00C30641">
        <w:rPr>
          <w:rFonts w:ascii="ArialMT" w:eastAsia="Times New Roman" w:hAnsi="ArialMT" w:cs="Times New Roman"/>
          <w:sz w:val="22"/>
          <w:szCs w:val="22"/>
        </w:rPr>
        <w:t xml:space="preserve">more data should be collected to build a unified model of the pathway-based networks and increase the robustness of epigenetic subtyping (Rivenbark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2013). </w:t>
      </w:r>
    </w:p>
    <w:p w14:paraId="5E859768" w14:textId="0F486E96"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 xml:space="preserve">Currently, DNA methylation manipulation does not always work as expected. Ford </w:t>
      </w:r>
      <w:r w:rsidRPr="00C30641">
        <w:rPr>
          <w:rFonts w:ascii="Arial" w:eastAsia="Times New Roman" w:hAnsi="Arial" w:cs="Arial"/>
          <w:i/>
          <w:iCs/>
          <w:sz w:val="22"/>
          <w:szCs w:val="22"/>
        </w:rPr>
        <w:t xml:space="preserve">et al. </w:t>
      </w:r>
      <w:r w:rsidRPr="00C30641">
        <w:rPr>
          <w:rFonts w:ascii="ArialMT" w:eastAsia="Times New Roman" w:hAnsi="ArialMT" w:cs="Times New Roman"/>
          <w:sz w:val="22"/>
          <w:szCs w:val="22"/>
        </w:rPr>
        <w:t xml:space="preserve">(2017) and Korthauer &amp; Irizarry (2018) reported only moderate transcriptional alterations after deposition of 5mC at thousands of gene promoters, which questions the effectiveness of DNA methylation manipulation and requires further research into methylation machinery (Luo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2018) Besides, the efficacy of epi</w:t>
      </w:r>
      <w:ins w:id="79" w:author="Microsoft Office User" w:date="2022-11-06T21:21:00Z">
        <w:r w:rsidR="003F77DF">
          <w:rPr>
            <w:rFonts w:ascii="ArialMT" w:eastAsia="Times New Roman" w:hAnsi="ArialMT" w:cs="Times New Roman"/>
            <w:sz w:val="22"/>
            <w:szCs w:val="22"/>
          </w:rPr>
          <w:t>-</w:t>
        </w:r>
      </w:ins>
      <w:r w:rsidRPr="00C30641">
        <w:rPr>
          <w:rFonts w:ascii="ArialMT" w:eastAsia="Times New Roman" w:hAnsi="ArialMT" w:cs="Times New Roman"/>
          <w:sz w:val="22"/>
          <w:szCs w:val="22"/>
        </w:rPr>
        <w:t xml:space="preserve">drugs is also impacted by drug delivery efficiency, (Tsai &amp; Baylin, 2011; Liu, 2012). Further research should also try to improve delivery efficiency with active delivery and other possible effective delivery systems (Venditto &amp; Szoka Jr, 2013). </w:t>
      </w:r>
    </w:p>
    <w:p w14:paraId="460E67EB" w14:textId="77777777"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 w:eastAsia="Times New Roman" w:hAnsi="Arial" w:cs="Arial"/>
          <w:b/>
          <w:bCs/>
          <w:color w:val="4270C1"/>
          <w:sz w:val="22"/>
          <w:szCs w:val="22"/>
        </w:rPr>
        <w:t xml:space="preserve">Epigenetic insights into cancer prevention </w:t>
      </w:r>
    </w:p>
    <w:p w14:paraId="31B574DE" w14:textId="02A1427E"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 xml:space="preserve">BC is primarily driven by DNA replication errors and environmental factors (Tomasetti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2017), both of which are associated with DNA methylation. What causes DNA methylation remains poorly understood. DNA methylation may be part of the replication errors</w:t>
      </w:r>
      <w:del w:id="80" w:author="Microsoft Office User" w:date="2022-11-06T21:22:00Z">
        <w:r w:rsidRPr="00C30641" w:rsidDel="006509A2">
          <w:rPr>
            <w:rFonts w:ascii="ArialMT" w:eastAsia="Times New Roman" w:hAnsi="ArialMT" w:cs="Times New Roman"/>
            <w:sz w:val="22"/>
            <w:szCs w:val="22"/>
          </w:rPr>
          <w:delText>, which happen and</w:delText>
        </w:r>
      </w:del>
      <w:ins w:id="81" w:author="Microsoft Office User" w:date="2022-11-06T21:22:00Z">
        <w:r w:rsidR="006509A2">
          <w:rPr>
            <w:rFonts w:ascii="ArialMT" w:eastAsia="Times New Roman" w:hAnsi="ArialMT" w:cs="Times New Roman"/>
            <w:sz w:val="22"/>
            <w:szCs w:val="22"/>
          </w:rPr>
          <w:t xml:space="preserve"> that</w:t>
        </w:r>
      </w:ins>
      <w:r w:rsidRPr="00C30641">
        <w:rPr>
          <w:rFonts w:ascii="ArialMT" w:eastAsia="Times New Roman" w:hAnsi="ArialMT" w:cs="Times New Roman"/>
          <w:sz w:val="22"/>
          <w:szCs w:val="22"/>
        </w:rPr>
        <w:t xml:space="preserve"> accumulate during ageing</w:t>
      </w:r>
      <w:del w:id="82" w:author="Microsoft Office User" w:date="2022-11-06T21:22:00Z">
        <w:r w:rsidRPr="00C30641" w:rsidDel="006509A2">
          <w:rPr>
            <w:rFonts w:ascii="ArialMT" w:eastAsia="Times New Roman" w:hAnsi="ArialMT" w:cs="Times New Roman"/>
            <w:sz w:val="22"/>
            <w:szCs w:val="22"/>
          </w:rPr>
          <w:delText>, while</w:delText>
        </w:r>
      </w:del>
      <w:ins w:id="83" w:author="Microsoft Office User" w:date="2022-11-06T21:22:00Z">
        <w:r w:rsidR="006509A2">
          <w:rPr>
            <w:rFonts w:ascii="ArialMT" w:eastAsia="Times New Roman" w:hAnsi="ArialMT" w:cs="Times New Roman"/>
            <w:sz w:val="22"/>
            <w:szCs w:val="22"/>
          </w:rPr>
          <w:t>. At the same time,</w:t>
        </w:r>
      </w:ins>
      <w:r w:rsidRPr="00C30641">
        <w:rPr>
          <w:rFonts w:ascii="ArialMT" w:eastAsia="Times New Roman" w:hAnsi="ArialMT" w:cs="Times New Roman"/>
          <w:sz w:val="22"/>
          <w:szCs w:val="22"/>
        </w:rPr>
        <w:t xml:space="preserve"> environmental factors, such as pollutants and </w:t>
      </w:r>
      <w:r w:rsidRPr="00C30641">
        <w:rPr>
          <w:rFonts w:ascii="ArialMT" w:eastAsia="Times New Roman" w:hAnsi="ArialMT" w:cs="Times New Roman"/>
          <w:sz w:val="22"/>
          <w:szCs w:val="22"/>
        </w:rPr>
        <w:lastRenderedPageBreak/>
        <w:t xml:space="preserve">bioactive foods, may also contribute to </w:t>
      </w:r>
      <w:del w:id="84" w:author="Microsoft Office User" w:date="2022-11-06T21:22:00Z">
        <w:r w:rsidRPr="00C30641" w:rsidDel="006509A2">
          <w:rPr>
            <w:rFonts w:ascii="ArialMT" w:eastAsia="Times New Roman" w:hAnsi="ArialMT" w:cs="Times New Roman"/>
            <w:sz w:val="22"/>
            <w:szCs w:val="22"/>
          </w:rPr>
          <w:delText xml:space="preserve">the occurrence of </w:delText>
        </w:r>
      </w:del>
      <w:r w:rsidRPr="00C30641">
        <w:rPr>
          <w:rFonts w:ascii="ArialMT" w:eastAsia="Times New Roman" w:hAnsi="ArialMT" w:cs="Times New Roman"/>
          <w:sz w:val="22"/>
          <w:szCs w:val="22"/>
        </w:rPr>
        <w:t xml:space="preserve">DNA methylation (Romagnolo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2016). Although replication errors are inevitable, the epigenetic progenitor model suggests that early intervention to stop the accumulation of these errors could help cancer prevention. Reversing DNA methylation could be a way to reduce </w:t>
      </w:r>
      <w:del w:id="85" w:author="Microsoft Office User" w:date="2022-11-06T21:22:00Z">
        <w:r w:rsidRPr="00C30641" w:rsidDel="006509A2">
          <w:rPr>
            <w:rFonts w:ascii="ArialMT" w:eastAsia="Times New Roman" w:hAnsi="ArialMT" w:cs="Times New Roman"/>
            <w:sz w:val="22"/>
            <w:szCs w:val="22"/>
          </w:rPr>
          <w:delText xml:space="preserve">the </w:delText>
        </w:r>
      </w:del>
      <w:r w:rsidRPr="00C30641">
        <w:rPr>
          <w:rFonts w:ascii="ArialMT" w:eastAsia="Times New Roman" w:hAnsi="ArialMT" w:cs="Times New Roman"/>
          <w:sz w:val="22"/>
          <w:szCs w:val="22"/>
        </w:rPr>
        <w:t xml:space="preserve">errors. Considering the importance and difficulty of cancer prevention, it is worthy of further research to find the timing and methods of reversing DNA methylation to prevent cancer. </w:t>
      </w:r>
    </w:p>
    <w:p w14:paraId="195141F7" w14:textId="77777777"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 w:eastAsia="Times New Roman" w:hAnsi="Arial" w:cs="Arial"/>
          <w:b/>
          <w:bCs/>
          <w:color w:val="4270C1"/>
        </w:rPr>
        <w:t xml:space="preserve">Conclusion </w:t>
      </w:r>
    </w:p>
    <w:p w14:paraId="5D5C67FC" w14:textId="2B87E4FE"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Epigenetic changes, especially DNA methylation, translate personal health conditions</w:t>
      </w:r>
      <w:ins w:id="86" w:author="Microsoft Office User" w:date="2022-11-06T21:22:00Z">
        <w:r w:rsidR="006D6975">
          <w:rPr>
            <w:rFonts w:ascii="ArialMT" w:eastAsia="Times New Roman" w:hAnsi="ArialMT" w:cs="Times New Roman"/>
            <w:sz w:val="22"/>
            <w:szCs w:val="22"/>
          </w:rPr>
          <w:t>,</w:t>
        </w:r>
      </w:ins>
      <w:r w:rsidRPr="00C30641">
        <w:rPr>
          <w:rFonts w:ascii="ArialMT" w:eastAsia="Times New Roman" w:hAnsi="ArialMT" w:cs="Times New Roman"/>
          <w:sz w:val="22"/>
          <w:szCs w:val="22"/>
        </w:rPr>
        <w:t xml:space="preserve"> including therapies, genetic abnormalities, intrinsic stimuli (e.g.</w:t>
      </w:r>
      <w:ins w:id="87" w:author="Microsoft Office User" w:date="2022-11-06T21:22:00Z">
        <w:r w:rsidR="006D6975">
          <w:rPr>
            <w:rFonts w:ascii="ArialMT" w:eastAsia="Times New Roman" w:hAnsi="ArialMT" w:cs="Times New Roman"/>
            <w:sz w:val="22"/>
            <w:szCs w:val="22"/>
          </w:rPr>
          <w:t>,</w:t>
        </w:r>
      </w:ins>
      <w:r w:rsidRPr="00C30641">
        <w:rPr>
          <w:rFonts w:ascii="ArialMT" w:eastAsia="Times New Roman" w:hAnsi="ArialMT" w:cs="Times New Roman"/>
          <w:sz w:val="22"/>
          <w:szCs w:val="22"/>
        </w:rPr>
        <w:t xml:space="preserve"> ageing), </w:t>
      </w:r>
      <w:ins w:id="88" w:author="Microsoft Office User" w:date="2022-11-06T21:22:00Z">
        <w:r w:rsidR="006D6975">
          <w:rPr>
            <w:rFonts w:ascii="ArialMT" w:eastAsia="Times New Roman" w:hAnsi="ArialMT" w:cs="Times New Roman"/>
            <w:sz w:val="22"/>
            <w:szCs w:val="22"/>
          </w:rPr>
          <w:t xml:space="preserve">and </w:t>
        </w:r>
      </w:ins>
      <w:r w:rsidRPr="00C30641">
        <w:rPr>
          <w:rFonts w:ascii="ArialMT" w:eastAsia="Times New Roman" w:hAnsi="ArialMT" w:cs="Times New Roman"/>
          <w:sz w:val="22"/>
          <w:szCs w:val="22"/>
        </w:rPr>
        <w:t>environmental stimuli (e.g.</w:t>
      </w:r>
      <w:ins w:id="89" w:author="Microsoft Office User" w:date="2022-11-06T21:23:00Z">
        <w:r w:rsidR="006D6975">
          <w:rPr>
            <w:rFonts w:ascii="ArialMT" w:eastAsia="Times New Roman" w:hAnsi="ArialMT" w:cs="Times New Roman"/>
            <w:sz w:val="22"/>
            <w:szCs w:val="22"/>
          </w:rPr>
          <w:t>,</w:t>
        </w:r>
      </w:ins>
      <w:r w:rsidRPr="00C30641">
        <w:rPr>
          <w:rFonts w:ascii="ArialMT" w:eastAsia="Times New Roman" w:hAnsi="ArialMT" w:cs="Times New Roman"/>
          <w:sz w:val="22"/>
          <w:szCs w:val="22"/>
        </w:rPr>
        <w:t xml:space="preserve"> pollutants)</w:t>
      </w:r>
      <w:del w:id="90" w:author="Microsoft Office User" w:date="2022-11-06T21:23:00Z">
        <w:r w:rsidRPr="00C30641" w:rsidDel="006D6975">
          <w:rPr>
            <w:rFonts w:ascii="ArialMT" w:eastAsia="Times New Roman" w:hAnsi="ArialMT" w:cs="Times New Roman"/>
            <w:sz w:val="22"/>
            <w:szCs w:val="22"/>
          </w:rPr>
          <w:delText>,</w:delText>
        </w:r>
      </w:del>
      <w:r w:rsidRPr="00C30641">
        <w:rPr>
          <w:rFonts w:ascii="ArialMT" w:eastAsia="Times New Roman" w:hAnsi="ArialMT" w:cs="Times New Roman"/>
          <w:sz w:val="22"/>
          <w:szCs w:val="22"/>
        </w:rPr>
        <w:t xml:space="preserve"> into the uniqueness of breast cancer, which requires precision medicine to target these personalised conditions (Figure 4). DNA methylation detection enables new insights into methylation dynamics in tumourigenesis and </w:t>
      </w:r>
      <w:del w:id="91" w:author="Microsoft Office User" w:date="2022-11-06T21:23:00Z">
        <w:r w:rsidRPr="00C30641" w:rsidDel="006D6975">
          <w:rPr>
            <w:rFonts w:ascii="ArialMT" w:eastAsia="Times New Roman" w:hAnsi="ArialMT" w:cs="Times New Roman"/>
            <w:sz w:val="22"/>
            <w:szCs w:val="22"/>
          </w:rPr>
          <w:delText>normal</w:delText>
        </w:r>
      </w:del>
      <w:ins w:id="92" w:author="Microsoft Office User" w:date="2022-11-06T21:23:00Z">
        <w:r w:rsidR="006D6975">
          <w:rPr>
            <w:rFonts w:ascii="ArialMT" w:eastAsia="Times New Roman" w:hAnsi="ArialMT" w:cs="Times New Roman"/>
            <w:sz w:val="22"/>
            <w:szCs w:val="22"/>
          </w:rPr>
          <w:t>typical</w:t>
        </w:r>
      </w:ins>
      <w:r w:rsidRPr="00C30641">
        <w:rPr>
          <w:rFonts w:ascii="ArialMT" w:eastAsia="Times New Roman" w:hAnsi="ArialMT" w:cs="Times New Roman"/>
          <w:sz w:val="22"/>
          <w:szCs w:val="22"/>
        </w:rPr>
        <w:t xml:space="preserve"> development. Based on the insights, a set of epi</w:t>
      </w:r>
      <w:ins w:id="93" w:author="Microsoft Office User" w:date="2022-11-06T21:23:00Z">
        <w:r w:rsidR="006D6975">
          <w:rPr>
            <w:rFonts w:ascii="ArialMT" w:eastAsia="Times New Roman" w:hAnsi="ArialMT" w:cs="Times New Roman"/>
            <w:sz w:val="22"/>
            <w:szCs w:val="22"/>
          </w:rPr>
          <w:t>-</w:t>
        </w:r>
      </w:ins>
      <w:r w:rsidRPr="00C30641">
        <w:rPr>
          <w:rFonts w:ascii="ArialMT" w:eastAsia="Times New Roman" w:hAnsi="ArialMT" w:cs="Times New Roman"/>
          <w:sz w:val="22"/>
          <w:szCs w:val="22"/>
        </w:rPr>
        <w:t xml:space="preserve">drugs and other tools targeting DNA methylation have been developed. However, further research is needed to improve the efficiency of DNA methylation manipulation through more effective drug delivery platforms and deepened insights into methylation machinery and its application. Ultimately, I believe these insights may allow early intervention and thus enable precision cancer prevention. </w:t>
      </w:r>
    </w:p>
    <w:p w14:paraId="6A808DCB" w14:textId="77777777" w:rsidR="00C30641" w:rsidRDefault="00C30641" w:rsidP="00C30641">
      <w:pPr>
        <w:spacing w:before="100" w:beforeAutospacing="1" w:after="100" w:afterAutospacing="1"/>
        <w:rPr>
          <w:rFonts w:ascii="ArialMT" w:eastAsia="Times New Roman" w:hAnsi="ArialMT" w:cs="Times New Roman"/>
          <w:sz w:val="22"/>
          <w:szCs w:val="22"/>
        </w:rPr>
      </w:pPr>
    </w:p>
    <w:p w14:paraId="62A5FE9F" w14:textId="06C5BA16"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 w:eastAsia="Times New Roman" w:hAnsi="Arial" w:cs="Arial"/>
          <w:b/>
          <w:bCs/>
          <w:color w:val="4270C1"/>
        </w:rPr>
        <w:t xml:space="preserve">Tables &amp; Figures </w:t>
      </w:r>
    </w:p>
    <w:p w14:paraId="1525FE2B" w14:textId="1CAC497A" w:rsidR="00C30641" w:rsidRPr="00C30641" w:rsidRDefault="00C30641" w:rsidP="00C30641">
      <w:pPr>
        <w:rPr>
          <w:rFonts w:ascii="Times New Roman" w:eastAsia="Times New Roman" w:hAnsi="Times New Roman" w:cs="Times New Roman"/>
        </w:rPr>
      </w:pPr>
      <w:r w:rsidRPr="00C30641">
        <w:rPr>
          <w:rFonts w:ascii="Times New Roman" w:eastAsia="Times New Roman" w:hAnsi="Times New Roman" w:cs="Times New Roman"/>
        </w:rPr>
        <w:fldChar w:fldCharType="begin"/>
      </w:r>
      <w:r w:rsidRPr="00C30641">
        <w:rPr>
          <w:rFonts w:ascii="Times New Roman" w:eastAsia="Times New Roman" w:hAnsi="Times New Roman" w:cs="Times New Roman"/>
        </w:rPr>
        <w:instrText xml:space="preserve"> INCLUDEPICTURE "/Users/mbp16/Library/Group Containers/UBF8T346G9.ms/WebArchiveCopyPasteTempFiles/com.microsoft.Word/page4image58435328" \* MERGEFORMATINET </w:instrText>
      </w:r>
      <w:r w:rsidRPr="00C30641">
        <w:rPr>
          <w:rFonts w:ascii="Times New Roman" w:eastAsia="Times New Roman" w:hAnsi="Times New Roman" w:cs="Times New Roman"/>
        </w:rPr>
        <w:fldChar w:fldCharType="separate"/>
      </w:r>
      <w:r w:rsidRPr="00C30641">
        <w:rPr>
          <w:rFonts w:ascii="Times New Roman" w:eastAsia="Times New Roman" w:hAnsi="Times New Roman" w:cs="Times New Roman"/>
          <w:noProof/>
        </w:rPr>
        <w:drawing>
          <wp:inline distT="0" distB="0" distL="0" distR="0" wp14:anchorId="2051EC2C" wp14:editId="7B7A44BF">
            <wp:extent cx="5731510" cy="2778760"/>
            <wp:effectExtent l="0" t="0" r="0" b="2540"/>
            <wp:docPr id="5" name="Picture 5" descr="page4image58435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4image584353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778760"/>
                    </a:xfrm>
                    <a:prstGeom prst="rect">
                      <a:avLst/>
                    </a:prstGeom>
                    <a:noFill/>
                    <a:ln>
                      <a:noFill/>
                    </a:ln>
                  </pic:spPr>
                </pic:pic>
              </a:graphicData>
            </a:graphic>
          </wp:inline>
        </w:drawing>
      </w:r>
      <w:r w:rsidRPr="00C30641">
        <w:rPr>
          <w:rFonts w:ascii="Times New Roman" w:eastAsia="Times New Roman" w:hAnsi="Times New Roman" w:cs="Times New Roman"/>
        </w:rPr>
        <w:fldChar w:fldCharType="end"/>
      </w:r>
    </w:p>
    <w:p w14:paraId="6D947A61" w14:textId="09C3B288"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 w:eastAsia="Times New Roman" w:hAnsi="Arial" w:cs="Arial"/>
          <w:b/>
          <w:bCs/>
          <w:sz w:val="22"/>
          <w:szCs w:val="22"/>
        </w:rPr>
        <w:t xml:space="preserve">Table 1. Epigenetic-based subtypes of BC summarised by Pasculli </w:t>
      </w:r>
      <w:r w:rsidRPr="00C30641">
        <w:rPr>
          <w:rFonts w:ascii="Arial" w:eastAsia="Times New Roman" w:hAnsi="Arial" w:cs="Arial"/>
          <w:b/>
          <w:bCs/>
          <w:i/>
          <w:iCs/>
          <w:sz w:val="22"/>
          <w:szCs w:val="22"/>
        </w:rPr>
        <w:t xml:space="preserve">et al. </w:t>
      </w:r>
      <w:r w:rsidRPr="00C30641">
        <w:rPr>
          <w:rFonts w:ascii="Arial" w:eastAsia="Times New Roman" w:hAnsi="Arial" w:cs="Arial"/>
          <w:b/>
          <w:bCs/>
          <w:sz w:val="22"/>
          <w:szCs w:val="22"/>
        </w:rPr>
        <w:t>(2018)</w:t>
      </w:r>
      <w:ins w:id="94" w:author="Microsoft Office User" w:date="2022-11-06T21:25:00Z">
        <w:r w:rsidR="008E59B3">
          <w:rPr>
            <w:rFonts w:ascii="Arial" w:eastAsia="Times New Roman" w:hAnsi="Arial" w:cs="Arial"/>
            <w:b/>
            <w:bCs/>
            <w:sz w:val="22"/>
            <w:szCs w:val="22"/>
          </w:rPr>
          <w:t>.</w:t>
        </w:r>
      </w:ins>
      <w:r w:rsidRPr="00C30641">
        <w:rPr>
          <w:rFonts w:ascii="Arial" w:eastAsia="Times New Roman" w:hAnsi="Arial" w:cs="Arial"/>
          <w:b/>
          <w:bCs/>
          <w:sz w:val="22"/>
          <w:szCs w:val="22"/>
        </w:rPr>
        <w:t xml:space="preserve"> </w:t>
      </w:r>
    </w:p>
    <w:p w14:paraId="002F8446" w14:textId="7706EDFA"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For epigenetic-based subtyping, TCGA uses a comprehensive approach for subtyping BC</w:t>
      </w:r>
      <w:del w:id="95" w:author="Microsoft Office User" w:date="2022-11-06T21:23:00Z">
        <w:r w:rsidRPr="00C30641" w:rsidDel="00B926A7">
          <w:rPr>
            <w:rFonts w:ascii="ArialMT" w:eastAsia="Times New Roman" w:hAnsi="ArialMT" w:cs="Times New Roman"/>
            <w:sz w:val="22"/>
            <w:szCs w:val="22"/>
          </w:rPr>
          <w:delText xml:space="preserve"> which includes the data of DNA methylation</w:delText>
        </w:r>
      </w:del>
      <w:ins w:id="96" w:author="Microsoft Office User" w:date="2022-11-06T21:23:00Z">
        <w:r w:rsidR="00B926A7">
          <w:rPr>
            <w:rFonts w:ascii="ArialMT" w:eastAsia="Times New Roman" w:hAnsi="ArialMT" w:cs="Times New Roman"/>
            <w:sz w:val="22"/>
            <w:szCs w:val="22"/>
          </w:rPr>
          <w:t>, including DNA methylation data</w:t>
        </w:r>
      </w:ins>
      <w:r w:rsidRPr="00C30641">
        <w:rPr>
          <w:rFonts w:ascii="ArialMT" w:eastAsia="Times New Roman" w:hAnsi="ArialMT" w:cs="Times New Roman"/>
          <w:sz w:val="22"/>
          <w:szCs w:val="22"/>
        </w:rPr>
        <w:t xml:space="preserve">, while both Stefansson et al. (2015) and Holm et al. (2010) subtypes BC based on DNA methylation. Intrinsic subtypes are genetic-based (Perou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2000), which </w:t>
      </w:r>
      <w:del w:id="97" w:author="Microsoft Office User" w:date="2022-11-06T21:24:00Z">
        <w:r w:rsidRPr="00C30641" w:rsidDel="00B926A7">
          <w:rPr>
            <w:rFonts w:ascii="ArialMT" w:eastAsia="Times New Roman" w:hAnsi="ArialMT" w:cs="Times New Roman"/>
            <w:sz w:val="22"/>
            <w:szCs w:val="22"/>
          </w:rPr>
          <w:delText>has</w:delText>
        </w:r>
      </w:del>
      <w:ins w:id="98" w:author="Microsoft Office User" w:date="2022-11-06T21:24:00Z">
        <w:r w:rsidR="00B926A7">
          <w:rPr>
            <w:rFonts w:ascii="ArialMT" w:eastAsia="Times New Roman" w:hAnsi="ArialMT" w:cs="Times New Roman"/>
            <w:sz w:val="22"/>
            <w:szCs w:val="22"/>
          </w:rPr>
          <w:t>have</w:t>
        </w:r>
      </w:ins>
      <w:r w:rsidRPr="00C30641">
        <w:rPr>
          <w:rFonts w:ascii="ArialMT" w:eastAsia="Times New Roman" w:hAnsi="ArialMT" w:cs="Times New Roman"/>
          <w:sz w:val="22"/>
          <w:szCs w:val="22"/>
        </w:rPr>
        <w:t xml:space="preserve"> been widely recognised as the subtypes of BC and associated with many unique characteristics</w:t>
      </w:r>
      <w:ins w:id="99" w:author="Microsoft Office User" w:date="2022-11-06T21:24:00Z">
        <w:r w:rsidR="00B926A7">
          <w:rPr>
            <w:rFonts w:ascii="ArialMT" w:eastAsia="Times New Roman" w:hAnsi="ArialMT" w:cs="Times New Roman"/>
            <w:sz w:val="22"/>
            <w:szCs w:val="22"/>
          </w:rPr>
          <w:t>,</w:t>
        </w:r>
      </w:ins>
      <w:r w:rsidRPr="00C30641">
        <w:rPr>
          <w:rFonts w:ascii="ArialMT" w:eastAsia="Times New Roman" w:hAnsi="ArialMT" w:cs="Times New Roman"/>
          <w:sz w:val="22"/>
          <w:szCs w:val="22"/>
        </w:rPr>
        <w:t xml:space="preserve"> as the Table shows. Surrogate classification is based on a combination of the routine pathological markers ER, PR</w:t>
      </w:r>
      <w:ins w:id="100" w:author="Microsoft Office User" w:date="2022-11-06T21:24:00Z">
        <w:r w:rsidR="00B926A7">
          <w:rPr>
            <w:rFonts w:ascii="ArialMT" w:eastAsia="Times New Roman" w:hAnsi="ArialMT" w:cs="Times New Roman"/>
            <w:sz w:val="22"/>
            <w:szCs w:val="22"/>
          </w:rPr>
          <w:t>,</w:t>
        </w:r>
      </w:ins>
      <w:r w:rsidRPr="00C30641">
        <w:rPr>
          <w:rFonts w:ascii="ArialMT" w:eastAsia="Times New Roman" w:hAnsi="ArialMT" w:cs="Times New Roman"/>
          <w:sz w:val="22"/>
          <w:szCs w:val="22"/>
        </w:rPr>
        <w:t xml:space="preserve"> and HER2 and the proliferation </w:t>
      </w:r>
      <w:r w:rsidRPr="00C30641">
        <w:rPr>
          <w:rFonts w:ascii="ArialMT" w:eastAsia="Times New Roman" w:hAnsi="ArialMT" w:cs="Times New Roman"/>
          <w:sz w:val="22"/>
          <w:szCs w:val="22"/>
        </w:rPr>
        <w:lastRenderedPageBreak/>
        <w:t xml:space="preserve">marker Ki67 (Lundgren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2019). </w:t>
      </w:r>
      <w:r w:rsidRPr="00C30641">
        <w:rPr>
          <w:rFonts w:ascii="Times New Roman" w:eastAsia="Times New Roman" w:hAnsi="Times New Roman" w:cs="Times New Roman"/>
        </w:rPr>
        <w:fldChar w:fldCharType="begin"/>
      </w:r>
      <w:r w:rsidRPr="00C30641">
        <w:rPr>
          <w:rFonts w:ascii="Times New Roman" w:eastAsia="Times New Roman" w:hAnsi="Times New Roman" w:cs="Times New Roman"/>
        </w:rPr>
        <w:instrText xml:space="preserve"> INCLUDEPICTURE "/Users/mbp16/Library/Group Containers/UBF8T346G9.ms/WebArchiveCopyPasteTempFiles/com.microsoft.Word/page5image58424352" \* MERGEFORMATINET </w:instrText>
      </w:r>
      <w:r w:rsidRPr="00C30641">
        <w:rPr>
          <w:rFonts w:ascii="Times New Roman" w:eastAsia="Times New Roman" w:hAnsi="Times New Roman" w:cs="Times New Roman"/>
        </w:rPr>
        <w:fldChar w:fldCharType="separate"/>
      </w:r>
      <w:r w:rsidRPr="00C30641">
        <w:rPr>
          <w:rFonts w:ascii="Times New Roman" w:eastAsia="Times New Roman" w:hAnsi="Times New Roman" w:cs="Times New Roman"/>
          <w:noProof/>
        </w:rPr>
        <w:drawing>
          <wp:inline distT="0" distB="0" distL="0" distR="0" wp14:anchorId="01DE26A2" wp14:editId="63F050F4">
            <wp:extent cx="5731510" cy="2618740"/>
            <wp:effectExtent l="0" t="0" r="0" b="0"/>
            <wp:docPr id="4" name="Picture 4" descr="page5image58424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ge5image5842435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618740"/>
                    </a:xfrm>
                    <a:prstGeom prst="rect">
                      <a:avLst/>
                    </a:prstGeom>
                    <a:noFill/>
                    <a:ln>
                      <a:noFill/>
                    </a:ln>
                  </pic:spPr>
                </pic:pic>
              </a:graphicData>
            </a:graphic>
          </wp:inline>
        </w:drawing>
      </w:r>
      <w:r w:rsidRPr="00C30641">
        <w:rPr>
          <w:rFonts w:ascii="Times New Roman" w:eastAsia="Times New Roman" w:hAnsi="Times New Roman" w:cs="Times New Roman"/>
        </w:rPr>
        <w:fldChar w:fldCharType="end"/>
      </w:r>
    </w:p>
    <w:p w14:paraId="39F22009" w14:textId="03A2CC10"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 w:eastAsia="Times New Roman" w:hAnsi="Arial" w:cs="Arial"/>
          <w:b/>
          <w:bCs/>
          <w:sz w:val="22"/>
          <w:szCs w:val="22"/>
        </w:rPr>
        <w:t>Figure 1. DNA demethylation pathways</w:t>
      </w:r>
      <w:ins w:id="101" w:author="Microsoft Office User" w:date="2022-11-06T21:24:00Z">
        <w:r w:rsidR="00B926A7">
          <w:rPr>
            <w:rFonts w:ascii="Arial" w:eastAsia="Times New Roman" w:hAnsi="Arial" w:cs="Arial"/>
            <w:b/>
            <w:bCs/>
            <w:sz w:val="22"/>
            <w:szCs w:val="22"/>
          </w:rPr>
          <w:t>,</w:t>
        </w:r>
      </w:ins>
      <w:r w:rsidRPr="00C30641">
        <w:rPr>
          <w:rFonts w:ascii="Arial" w:eastAsia="Times New Roman" w:hAnsi="Arial" w:cs="Arial"/>
          <w:b/>
          <w:bCs/>
          <w:sz w:val="22"/>
          <w:szCs w:val="22"/>
        </w:rPr>
        <w:t xml:space="preserve"> according to Chekhun </w:t>
      </w:r>
      <w:r w:rsidRPr="00C30641">
        <w:rPr>
          <w:rFonts w:ascii="Arial" w:eastAsia="Times New Roman" w:hAnsi="Arial" w:cs="Arial"/>
          <w:b/>
          <w:bCs/>
          <w:i/>
          <w:iCs/>
          <w:sz w:val="22"/>
          <w:szCs w:val="22"/>
        </w:rPr>
        <w:t xml:space="preserve">et al. </w:t>
      </w:r>
      <w:r w:rsidRPr="00C30641">
        <w:rPr>
          <w:rFonts w:ascii="Arial" w:eastAsia="Times New Roman" w:hAnsi="Arial" w:cs="Arial"/>
          <w:b/>
          <w:bCs/>
          <w:sz w:val="22"/>
          <w:szCs w:val="22"/>
        </w:rPr>
        <w:t>(2007)</w:t>
      </w:r>
      <w:ins w:id="102" w:author="Microsoft Office User" w:date="2022-11-06T21:25:00Z">
        <w:r w:rsidR="008E59B3">
          <w:rPr>
            <w:rFonts w:ascii="Arial" w:eastAsia="Times New Roman" w:hAnsi="Arial" w:cs="Arial"/>
            <w:b/>
            <w:bCs/>
            <w:sz w:val="22"/>
            <w:szCs w:val="22"/>
          </w:rPr>
          <w:t>.</w:t>
        </w:r>
      </w:ins>
      <w:r w:rsidRPr="00C30641">
        <w:rPr>
          <w:rFonts w:ascii="Arial" w:eastAsia="Times New Roman" w:hAnsi="Arial" w:cs="Arial"/>
          <w:b/>
          <w:bCs/>
          <w:sz w:val="22"/>
          <w:szCs w:val="22"/>
        </w:rPr>
        <w:t xml:space="preserve"> </w:t>
      </w:r>
    </w:p>
    <w:p w14:paraId="2B69FA86" w14:textId="58FB0438"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 xml:space="preserve">DNMT3A/B </w:t>
      </w:r>
      <w:del w:id="103" w:author="Microsoft Office User" w:date="2022-11-06T21:24:00Z">
        <w:r w:rsidRPr="00C30641" w:rsidDel="00B926A7">
          <w:rPr>
            <w:rFonts w:ascii="ArialMT" w:eastAsia="Times New Roman" w:hAnsi="ArialMT" w:cs="Times New Roman"/>
            <w:sz w:val="22"/>
            <w:szCs w:val="22"/>
          </w:rPr>
          <w:delText>introduce</w:delText>
        </w:r>
      </w:del>
      <w:ins w:id="104" w:author="Microsoft Office User" w:date="2022-11-06T21:24:00Z">
        <w:r w:rsidR="00B926A7">
          <w:rPr>
            <w:rFonts w:ascii="ArialMT" w:eastAsia="Times New Roman" w:hAnsi="ArialMT" w:cs="Times New Roman"/>
            <w:sz w:val="22"/>
            <w:szCs w:val="22"/>
          </w:rPr>
          <w:t>introduces</w:t>
        </w:r>
      </w:ins>
      <w:r w:rsidRPr="00C30641">
        <w:rPr>
          <w:rFonts w:ascii="ArialMT" w:eastAsia="Times New Roman" w:hAnsi="ArialMT" w:cs="Times New Roman"/>
          <w:sz w:val="22"/>
          <w:szCs w:val="22"/>
        </w:rPr>
        <w:t xml:space="preserve"> de novo DNA methylation to specific gene sequences during development. The methylation is sustained by DNMT1, which can methylate unmethylated DNA </w:t>
      </w:r>
      <w:del w:id="105" w:author="Microsoft Office User" w:date="2022-11-06T21:24:00Z">
        <w:r w:rsidRPr="00C30641" w:rsidDel="00B926A7">
          <w:rPr>
            <w:rFonts w:ascii="ArialMT" w:eastAsia="Times New Roman" w:hAnsi="ArialMT" w:cs="Times New Roman"/>
            <w:sz w:val="22"/>
            <w:szCs w:val="22"/>
          </w:rPr>
          <w:delText>strand</w:delText>
        </w:r>
      </w:del>
      <w:ins w:id="106" w:author="Microsoft Office User" w:date="2022-11-06T21:24:00Z">
        <w:r w:rsidR="00B926A7">
          <w:rPr>
            <w:rFonts w:ascii="ArialMT" w:eastAsia="Times New Roman" w:hAnsi="ArialMT" w:cs="Times New Roman"/>
            <w:sz w:val="22"/>
            <w:szCs w:val="22"/>
          </w:rPr>
          <w:t>strands</w:t>
        </w:r>
      </w:ins>
      <w:r w:rsidRPr="00C30641">
        <w:rPr>
          <w:rFonts w:ascii="ArialMT" w:eastAsia="Times New Roman" w:hAnsi="ArialMT" w:cs="Times New Roman"/>
          <w:sz w:val="22"/>
          <w:szCs w:val="22"/>
        </w:rPr>
        <w:t xml:space="preserve"> during DNA replication. Due to the mutagenic property of cytosine, demethylation will happen spontaneously without the protection of CpG islands and DNMT1, which is the passive methylation pathway. Meanwhile, DNA repair actively demethylates DNA through different pathways, where TET enzymes and other enzymes are involved (Bhutani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2011). Both active and passive demethylation contributes to the dynamics of DNA methylation, which can be a target for BC therapy, given the popularity of DNA methylation in BC. </w:t>
      </w:r>
    </w:p>
    <w:p w14:paraId="1BBCBE20" w14:textId="5391E6C6" w:rsidR="00C30641" w:rsidRPr="00C30641" w:rsidRDefault="00C30641" w:rsidP="00C30641">
      <w:pPr>
        <w:rPr>
          <w:rFonts w:ascii="Times New Roman" w:eastAsia="Times New Roman" w:hAnsi="Times New Roman" w:cs="Times New Roman"/>
        </w:rPr>
      </w:pPr>
      <w:r w:rsidRPr="00C30641">
        <w:rPr>
          <w:rFonts w:ascii="Times New Roman" w:eastAsia="Times New Roman" w:hAnsi="Times New Roman" w:cs="Times New Roman"/>
        </w:rPr>
        <w:lastRenderedPageBreak/>
        <w:fldChar w:fldCharType="begin"/>
      </w:r>
      <w:r w:rsidRPr="00C30641">
        <w:rPr>
          <w:rFonts w:ascii="Times New Roman" w:eastAsia="Times New Roman" w:hAnsi="Times New Roman" w:cs="Times New Roman"/>
        </w:rPr>
        <w:instrText xml:space="preserve"> INCLUDEPICTURE "/Users/mbp16/Library/Group Containers/UBF8T346G9.ms/WebArchiveCopyPasteTempFiles/com.microsoft.Word/page6image58382432" \* MERGEFORMATINET </w:instrText>
      </w:r>
      <w:r w:rsidRPr="00C30641">
        <w:rPr>
          <w:rFonts w:ascii="Times New Roman" w:eastAsia="Times New Roman" w:hAnsi="Times New Roman" w:cs="Times New Roman"/>
        </w:rPr>
        <w:fldChar w:fldCharType="separate"/>
      </w:r>
      <w:r w:rsidRPr="00C30641">
        <w:rPr>
          <w:rFonts w:ascii="Times New Roman" w:eastAsia="Times New Roman" w:hAnsi="Times New Roman" w:cs="Times New Roman"/>
          <w:noProof/>
        </w:rPr>
        <w:drawing>
          <wp:inline distT="0" distB="0" distL="0" distR="0" wp14:anchorId="427CD5BD" wp14:editId="380C8688">
            <wp:extent cx="5731510" cy="4770755"/>
            <wp:effectExtent l="0" t="0" r="0" b="4445"/>
            <wp:docPr id="3" name="Picture 3" descr="page6image58382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ge6image583824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770755"/>
                    </a:xfrm>
                    <a:prstGeom prst="rect">
                      <a:avLst/>
                    </a:prstGeom>
                    <a:noFill/>
                    <a:ln>
                      <a:noFill/>
                    </a:ln>
                  </pic:spPr>
                </pic:pic>
              </a:graphicData>
            </a:graphic>
          </wp:inline>
        </w:drawing>
      </w:r>
      <w:r w:rsidRPr="00C30641">
        <w:rPr>
          <w:rFonts w:ascii="Times New Roman" w:eastAsia="Times New Roman" w:hAnsi="Times New Roman" w:cs="Times New Roman"/>
        </w:rPr>
        <w:fldChar w:fldCharType="end"/>
      </w:r>
    </w:p>
    <w:p w14:paraId="32D68421" w14:textId="77777777"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 w:eastAsia="Times New Roman" w:hAnsi="Arial" w:cs="Arial"/>
          <w:b/>
          <w:bCs/>
          <w:sz w:val="22"/>
          <w:szCs w:val="22"/>
        </w:rPr>
        <w:t xml:space="preserve">Figure 2. DNA methylation during BC progression and mechanistic explanation based on the epigenetic progenitor model. Adapted from Pasculli </w:t>
      </w:r>
      <w:r w:rsidRPr="00C30641">
        <w:rPr>
          <w:rFonts w:ascii="Arial" w:eastAsia="Times New Roman" w:hAnsi="Arial" w:cs="Arial"/>
          <w:b/>
          <w:bCs/>
          <w:i/>
          <w:iCs/>
          <w:sz w:val="22"/>
          <w:szCs w:val="22"/>
        </w:rPr>
        <w:t xml:space="preserve">et al. </w:t>
      </w:r>
      <w:r w:rsidRPr="00C30641">
        <w:rPr>
          <w:rFonts w:ascii="Arial" w:eastAsia="Times New Roman" w:hAnsi="Arial" w:cs="Arial"/>
          <w:b/>
          <w:bCs/>
          <w:sz w:val="22"/>
          <w:szCs w:val="22"/>
        </w:rPr>
        <w:t xml:space="preserve">(2018) and Feinberg </w:t>
      </w:r>
      <w:r w:rsidRPr="00C30641">
        <w:rPr>
          <w:rFonts w:ascii="Arial" w:eastAsia="Times New Roman" w:hAnsi="Arial" w:cs="Arial"/>
          <w:b/>
          <w:bCs/>
          <w:i/>
          <w:iCs/>
          <w:sz w:val="22"/>
          <w:szCs w:val="22"/>
        </w:rPr>
        <w:t xml:space="preserve">et al. </w:t>
      </w:r>
      <w:r w:rsidRPr="00C30641">
        <w:rPr>
          <w:rFonts w:ascii="Arial" w:eastAsia="Times New Roman" w:hAnsi="Arial" w:cs="Arial"/>
          <w:b/>
          <w:bCs/>
          <w:sz w:val="22"/>
          <w:szCs w:val="22"/>
        </w:rPr>
        <w:t xml:space="preserve">(2006). </w:t>
      </w:r>
    </w:p>
    <w:p w14:paraId="59600B04" w14:textId="09B9B701" w:rsidR="00C30641" w:rsidRDefault="00C30641" w:rsidP="00C30641">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Invasive ductal carcinoma (IDC) is the most common breast cancer type. Following cancer cells aris</w:t>
      </w:r>
      <w:ins w:id="107" w:author="Microsoft Office User" w:date="2022-11-06T21:25:00Z">
        <w:r w:rsidR="002A758F">
          <w:rPr>
            <w:rFonts w:ascii="ArialMT" w:eastAsia="Times New Roman" w:hAnsi="ArialMT" w:cs="Times New Roman"/>
            <w:sz w:val="22"/>
            <w:szCs w:val="22"/>
          </w:rPr>
          <w:t>ing</w:t>
        </w:r>
      </w:ins>
      <w:del w:id="108" w:author="Microsoft Office User" w:date="2022-11-06T21:25:00Z">
        <w:r w:rsidRPr="00C30641" w:rsidDel="002A758F">
          <w:rPr>
            <w:rFonts w:ascii="ArialMT" w:eastAsia="Times New Roman" w:hAnsi="ArialMT" w:cs="Times New Roman"/>
            <w:sz w:val="22"/>
            <w:szCs w:val="22"/>
          </w:rPr>
          <w:delText>e</w:delText>
        </w:r>
      </w:del>
      <w:r w:rsidRPr="00C30641">
        <w:rPr>
          <w:rFonts w:ascii="ArialMT" w:eastAsia="Times New Roman" w:hAnsi="ArialMT" w:cs="Times New Roman"/>
          <w:sz w:val="22"/>
          <w:szCs w:val="22"/>
        </w:rPr>
        <w:t xml:space="preserve"> in normal breast epithelium, no-obliged pre-invasive lesions, termed Atypical Ductal Hyperplasia (ADH) and/or Ductal Carcinoma in situ (DCIS)</w:t>
      </w:r>
      <w:ins w:id="109" w:author="Microsoft Office User" w:date="2022-11-06T21:25:00Z">
        <w:r w:rsidR="002A758F">
          <w:rPr>
            <w:rFonts w:ascii="ArialMT" w:eastAsia="Times New Roman" w:hAnsi="ArialMT" w:cs="Times New Roman"/>
            <w:sz w:val="22"/>
            <w:szCs w:val="22"/>
          </w:rPr>
          <w:t>,</w:t>
        </w:r>
      </w:ins>
      <w:r w:rsidRPr="00C30641">
        <w:rPr>
          <w:rFonts w:ascii="ArialMT" w:eastAsia="Times New Roman" w:hAnsi="ArialMT" w:cs="Times New Roman"/>
          <w:sz w:val="22"/>
          <w:szCs w:val="22"/>
        </w:rPr>
        <w:t xml:space="preserve"> are formed. The grade of the carcinoma progressively increases to finally result in metastasis. The process is accompanied by DNA methylation reprogramming, characterised by increased promoter region methylation and demethylation of gene bodies and repetitive sequences (Pasculli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2018). </w:t>
      </w:r>
      <w:del w:id="110" w:author="Microsoft Office User" w:date="2022-11-06T21:26:00Z">
        <w:r w:rsidRPr="00C30641" w:rsidDel="002A758F">
          <w:rPr>
            <w:rFonts w:ascii="ArialMT" w:eastAsia="Times New Roman" w:hAnsi="ArialMT" w:cs="Times New Roman"/>
            <w:sz w:val="22"/>
            <w:szCs w:val="22"/>
          </w:rPr>
          <w:delText>The accumulation of these methylation alterations could happen before oncogenesis, according to the epigenetic progenitor model</w:delText>
        </w:r>
      </w:del>
      <w:ins w:id="111" w:author="Microsoft Office User" w:date="2022-11-06T21:26:00Z">
        <w:r w:rsidR="002A758F">
          <w:rPr>
            <w:rFonts w:ascii="ArialMT" w:eastAsia="Times New Roman" w:hAnsi="ArialMT" w:cs="Times New Roman"/>
            <w:sz w:val="22"/>
            <w:szCs w:val="22"/>
          </w:rPr>
          <w:t>According to the epigenetic progenitor model, these methylation alterations could accumulate before oncogenesis</w:t>
        </w:r>
      </w:ins>
      <w:r w:rsidRPr="00C30641">
        <w:rPr>
          <w:rFonts w:ascii="ArialMT" w:eastAsia="Times New Roman" w:hAnsi="ArialMT" w:cs="Times New Roman"/>
          <w:sz w:val="22"/>
          <w:szCs w:val="22"/>
        </w:rPr>
        <w:t xml:space="preserve"> (Feinberg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2006). Cancer can be regarded as a disease of cell division caused by dysregulated gene expression in a tumour-progenitor cell due to epigenetic changes. The alterations lead to tumourigenesis when there is </w:t>
      </w:r>
      <w:ins w:id="112" w:author="Microsoft Office User" w:date="2022-11-06T21:26:00Z">
        <w:r w:rsidR="002A758F">
          <w:rPr>
            <w:rFonts w:ascii="ArialMT" w:eastAsia="Times New Roman" w:hAnsi="ArialMT" w:cs="Times New Roman"/>
            <w:sz w:val="22"/>
            <w:szCs w:val="22"/>
          </w:rPr>
          <w:t xml:space="preserve">a </w:t>
        </w:r>
      </w:ins>
      <w:r w:rsidRPr="00C30641">
        <w:rPr>
          <w:rFonts w:ascii="ArialMT" w:eastAsia="Times New Roman" w:hAnsi="ArialMT" w:cs="Times New Roman"/>
          <w:sz w:val="22"/>
          <w:szCs w:val="22"/>
        </w:rPr>
        <w:t xml:space="preserve">lack of tumour suppressor gene expression due to either genetic mutation or epigenetic silencing. The cells with the alteration will undergo selection due to instability caused by the alteration, which enhances the alteration with genetic and epigenetic plasticity, resulting in sequential changes in DNA methylation in favour of tumourigenesis and against antitumour drugs even if there are no genetic changes. </w:t>
      </w:r>
    </w:p>
    <w:p w14:paraId="3A5A78FA" w14:textId="77777777" w:rsidR="00C30641" w:rsidRDefault="00C30641" w:rsidP="00C30641">
      <w:pPr>
        <w:spacing w:before="100" w:beforeAutospacing="1" w:after="100" w:afterAutospacing="1"/>
        <w:rPr>
          <w:rFonts w:ascii="Times New Roman" w:eastAsia="Times New Roman" w:hAnsi="Times New Roman" w:cs="Times New Roman"/>
        </w:rPr>
      </w:pPr>
    </w:p>
    <w:p w14:paraId="2DE81279" w14:textId="549384CC"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Times New Roman" w:eastAsia="Times New Roman" w:hAnsi="Times New Roman" w:cs="Times New Roman"/>
        </w:rPr>
        <w:lastRenderedPageBreak/>
        <w:fldChar w:fldCharType="begin"/>
      </w:r>
      <w:r w:rsidRPr="00C30641">
        <w:rPr>
          <w:rFonts w:ascii="Times New Roman" w:eastAsia="Times New Roman" w:hAnsi="Times New Roman" w:cs="Times New Roman"/>
        </w:rPr>
        <w:instrText xml:space="preserve"> INCLUDEPICTURE "/Users/mbp16/Library/Group Containers/UBF8T346G9.ms/WebArchiveCopyPasteTempFiles/com.microsoft.Word/page7image58330576" \* MERGEFORMATINET </w:instrText>
      </w:r>
      <w:r w:rsidRPr="00C30641">
        <w:rPr>
          <w:rFonts w:ascii="Times New Roman" w:eastAsia="Times New Roman" w:hAnsi="Times New Roman" w:cs="Times New Roman"/>
        </w:rPr>
        <w:fldChar w:fldCharType="separate"/>
      </w:r>
      <w:r w:rsidRPr="00C30641">
        <w:rPr>
          <w:rFonts w:ascii="Times New Roman" w:eastAsia="Times New Roman" w:hAnsi="Times New Roman" w:cs="Times New Roman"/>
          <w:noProof/>
        </w:rPr>
        <w:drawing>
          <wp:inline distT="0" distB="0" distL="0" distR="0" wp14:anchorId="4A20990A" wp14:editId="64B99661">
            <wp:extent cx="5731510" cy="2797810"/>
            <wp:effectExtent l="0" t="0" r="0" b="0"/>
            <wp:docPr id="2" name="Picture 2" descr="page7image58330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age7image5833057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797810"/>
                    </a:xfrm>
                    <a:prstGeom prst="rect">
                      <a:avLst/>
                    </a:prstGeom>
                    <a:noFill/>
                    <a:ln>
                      <a:noFill/>
                    </a:ln>
                  </pic:spPr>
                </pic:pic>
              </a:graphicData>
            </a:graphic>
          </wp:inline>
        </w:drawing>
      </w:r>
      <w:r w:rsidRPr="00C30641">
        <w:rPr>
          <w:rFonts w:ascii="Times New Roman" w:eastAsia="Times New Roman" w:hAnsi="Times New Roman" w:cs="Times New Roman"/>
        </w:rPr>
        <w:fldChar w:fldCharType="end"/>
      </w:r>
    </w:p>
    <w:p w14:paraId="3B197F21" w14:textId="23FE4210"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 w:eastAsia="Times New Roman" w:hAnsi="Arial" w:cs="Arial"/>
          <w:b/>
          <w:bCs/>
          <w:sz w:val="22"/>
          <w:szCs w:val="22"/>
        </w:rPr>
        <w:t xml:space="preserve">Figure 3. Characteristics of TME that </w:t>
      </w:r>
      <w:del w:id="113" w:author="Microsoft Office User" w:date="2022-11-06T21:26:00Z">
        <w:r w:rsidRPr="00C30641" w:rsidDel="002A758F">
          <w:rPr>
            <w:rFonts w:ascii="Arial" w:eastAsia="Times New Roman" w:hAnsi="Arial" w:cs="Arial"/>
            <w:b/>
            <w:bCs/>
            <w:sz w:val="22"/>
            <w:szCs w:val="22"/>
          </w:rPr>
          <w:delText>stops</w:delText>
        </w:r>
      </w:del>
      <w:ins w:id="114" w:author="Microsoft Office User" w:date="2022-11-06T21:26:00Z">
        <w:r w:rsidR="002A758F">
          <w:rPr>
            <w:rFonts w:ascii="Arial" w:eastAsia="Times New Roman" w:hAnsi="Arial" w:cs="Arial"/>
            <w:b/>
            <w:bCs/>
            <w:sz w:val="22"/>
            <w:szCs w:val="22"/>
          </w:rPr>
          <w:t>stop</w:t>
        </w:r>
      </w:ins>
      <w:r w:rsidRPr="00C30641">
        <w:rPr>
          <w:rFonts w:ascii="Arial" w:eastAsia="Times New Roman" w:hAnsi="Arial" w:cs="Arial"/>
          <w:b/>
          <w:bCs/>
          <w:sz w:val="22"/>
          <w:szCs w:val="22"/>
        </w:rPr>
        <w:t xml:space="preserve"> drug uptake. Adapted from Danhier (2016). </w:t>
      </w:r>
    </w:p>
    <w:p w14:paraId="5C2EE04A" w14:textId="6446F7B4"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 xml:space="preserve">These alterations contribute to a higher interstitial fluid pressure that reduces material exchange between blood and intercellular matrix, which disadvantages drug uptake and lowers drug efficacy. Blood vessel overgrowth in cancer often leads to increased retention of </w:t>
      </w:r>
      <w:del w:id="115" w:author="Microsoft Office User" w:date="2022-11-06T21:27:00Z">
        <w:r w:rsidRPr="00C30641" w:rsidDel="002A758F">
          <w:rPr>
            <w:rFonts w:ascii="ArialMT" w:eastAsia="Times New Roman" w:hAnsi="ArialMT" w:cs="Times New Roman"/>
            <w:sz w:val="22"/>
            <w:szCs w:val="22"/>
          </w:rPr>
          <w:delText>nanodrugs</w:delText>
        </w:r>
      </w:del>
      <w:ins w:id="116" w:author="Microsoft Office User" w:date="2022-11-06T21:27:00Z">
        <w:r w:rsidR="002A758F">
          <w:rPr>
            <w:rFonts w:ascii="ArialMT" w:eastAsia="Times New Roman" w:hAnsi="ArialMT" w:cs="Times New Roman"/>
            <w:sz w:val="22"/>
            <w:szCs w:val="22"/>
          </w:rPr>
          <w:t>nano drugs</w:t>
        </w:r>
      </w:ins>
      <w:r w:rsidRPr="00C30641">
        <w:rPr>
          <w:rFonts w:ascii="ArialMT" w:eastAsia="Times New Roman" w:hAnsi="ArialMT" w:cs="Times New Roman"/>
          <w:sz w:val="22"/>
          <w:szCs w:val="22"/>
        </w:rPr>
        <w:t xml:space="preserve"> in </w:t>
      </w:r>
      <w:ins w:id="117" w:author="Microsoft Office User" w:date="2022-11-06T21:27:00Z">
        <w:r w:rsidR="002A758F">
          <w:rPr>
            <w:rFonts w:ascii="ArialMT" w:eastAsia="Times New Roman" w:hAnsi="ArialMT" w:cs="Times New Roman"/>
            <w:sz w:val="22"/>
            <w:szCs w:val="22"/>
          </w:rPr>
          <w:t xml:space="preserve">the </w:t>
        </w:r>
      </w:ins>
      <w:r w:rsidRPr="00C30641">
        <w:rPr>
          <w:rFonts w:ascii="ArialMT" w:eastAsia="Times New Roman" w:hAnsi="ArialMT" w:cs="Times New Roman"/>
          <w:sz w:val="22"/>
          <w:szCs w:val="22"/>
        </w:rPr>
        <w:t xml:space="preserve">tumour, but the effect is not significant in </w:t>
      </w:r>
      <w:ins w:id="118" w:author="Microsoft Office User" w:date="2022-11-06T21:27:00Z">
        <w:r w:rsidR="002A758F">
          <w:rPr>
            <w:rFonts w:ascii="ArialMT" w:eastAsia="Times New Roman" w:hAnsi="ArialMT" w:cs="Times New Roman"/>
            <w:sz w:val="22"/>
            <w:szCs w:val="22"/>
          </w:rPr>
          <w:t xml:space="preserve">the </w:t>
        </w:r>
      </w:ins>
      <w:del w:id="119" w:author="Microsoft Office User" w:date="2022-11-06T21:27:00Z">
        <w:r w:rsidRPr="00C30641" w:rsidDel="002A758F">
          <w:rPr>
            <w:rFonts w:ascii="ArialMT" w:eastAsia="Times New Roman" w:hAnsi="ArialMT" w:cs="Times New Roman"/>
            <w:sz w:val="22"/>
            <w:szCs w:val="22"/>
          </w:rPr>
          <w:delText>human solid</w:delText>
        </w:r>
      </w:del>
      <w:ins w:id="120" w:author="Microsoft Office User" w:date="2022-11-06T21:27:00Z">
        <w:r w:rsidR="002A758F">
          <w:rPr>
            <w:rFonts w:ascii="ArialMT" w:eastAsia="Times New Roman" w:hAnsi="ArialMT" w:cs="Times New Roman"/>
            <w:sz w:val="22"/>
            <w:szCs w:val="22"/>
          </w:rPr>
          <w:t>solid human</w:t>
        </w:r>
      </w:ins>
      <w:r w:rsidRPr="00C30641">
        <w:rPr>
          <w:rFonts w:ascii="ArialMT" w:eastAsia="Times New Roman" w:hAnsi="ArialMT" w:cs="Times New Roman"/>
          <w:sz w:val="22"/>
          <w:szCs w:val="22"/>
        </w:rPr>
        <w:t xml:space="preserve"> tumour due to these characteristics of TME. Therefore, active delivery of epi</w:t>
      </w:r>
      <w:ins w:id="121" w:author="Microsoft Office User" w:date="2022-11-06T21:27:00Z">
        <w:r w:rsidR="002A758F">
          <w:rPr>
            <w:rFonts w:ascii="ArialMT" w:eastAsia="Times New Roman" w:hAnsi="ArialMT" w:cs="Times New Roman"/>
            <w:sz w:val="22"/>
            <w:szCs w:val="22"/>
          </w:rPr>
          <w:t>-</w:t>
        </w:r>
      </w:ins>
      <w:r w:rsidRPr="00C30641">
        <w:rPr>
          <w:rFonts w:ascii="ArialMT" w:eastAsia="Times New Roman" w:hAnsi="ArialMT" w:cs="Times New Roman"/>
          <w:sz w:val="22"/>
          <w:szCs w:val="22"/>
        </w:rPr>
        <w:t>drugs targeting tumour tissues</w:t>
      </w:r>
      <w:del w:id="122" w:author="Microsoft Office User" w:date="2022-11-06T21:27:00Z">
        <w:r w:rsidRPr="00C30641" w:rsidDel="002A758F">
          <w:rPr>
            <w:rFonts w:ascii="ArialMT" w:eastAsia="Times New Roman" w:hAnsi="ArialMT" w:cs="Times New Roman"/>
            <w:sz w:val="22"/>
            <w:szCs w:val="22"/>
          </w:rPr>
          <w:delText xml:space="preserve"> and prolonged retention in tumour tissues</w:delText>
        </w:r>
      </w:del>
      <w:ins w:id="123" w:author="Microsoft Office User" w:date="2022-11-06T21:27:00Z">
        <w:r w:rsidR="002A758F">
          <w:rPr>
            <w:rFonts w:ascii="ArialMT" w:eastAsia="Times New Roman" w:hAnsi="ArialMT" w:cs="Times New Roman"/>
            <w:sz w:val="22"/>
            <w:szCs w:val="22"/>
          </w:rPr>
          <w:t>, prolonged retention in tumour tissues,</w:t>
        </w:r>
      </w:ins>
      <w:r w:rsidRPr="00C30641">
        <w:rPr>
          <w:rFonts w:ascii="ArialMT" w:eastAsia="Times New Roman" w:hAnsi="ArialMT" w:cs="Times New Roman"/>
          <w:sz w:val="22"/>
          <w:szCs w:val="22"/>
        </w:rPr>
        <w:t xml:space="preserve"> and continuous release of these drugs </w:t>
      </w:r>
      <w:del w:id="124" w:author="Microsoft Office User" w:date="2022-11-06T21:27:00Z">
        <w:r w:rsidRPr="00C30641" w:rsidDel="002A758F">
          <w:rPr>
            <w:rFonts w:ascii="ArialMT" w:eastAsia="Times New Roman" w:hAnsi="ArialMT" w:cs="Times New Roman"/>
            <w:sz w:val="22"/>
            <w:szCs w:val="22"/>
          </w:rPr>
          <w:delText xml:space="preserve">in tumour tissues </w:delText>
        </w:r>
      </w:del>
      <w:r w:rsidRPr="00C30641">
        <w:rPr>
          <w:rFonts w:ascii="ArialMT" w:eastAsia="Times New Roman" w:hAnsi="ArialMT" w:cs="Times New Roman"/>
          <w:sz w:val="22"/>
          <w:szCs w:val="22"/>
        </w:rPr>
        <w:t xml:space="preserve">are essential for treating solid tumours like BC. </w:t>
      </w:r>
    </w:p>
    <w:p w14:paraId="0D5F65C8" w14:textId="430F8A2D" w:rsidR="00C30641" w:rsidRPr="00C30641" w:rsidRDefault="00C30641" w:rsidP="00C30641">
      <w:pPr>
        <w:spacing w:before="100" w:beforeAutospacing="1" w:after="100" w:afterAutospacing="1"/>
        <w:rPr>
          <w:rFonts w:ascii="Times New Roman" w:eastAsia="Times New Roman" w:hAnsi="Times New Roman" w:cs="Times New Roman"/>
        </w:rPr>
      </w:pPr>
    </w:p>
    <w:p w14:paraId="1FD0568A" w14:textId="17440076" w:rsidR="00C30641" w:rsidRPr="00C30641" w:rsidRDefault="00C30641" w:rsidP="00C30641">
      <w:pPr>
        <w:rPr>
          <w:rFonts w:ascii="Times New Roman" w:eastAsia="Times New Roman" w:hAnsi="Times New Roman" w:cs="Times New Roman"/>
        </w:rPr>
      </w:pPr>
      <w:r w:rsidRPr="00C30641">
        <w:rPr>
          <w:rFonts w:ascii="Times New Roman" w:eastAsia="Times New Roman" w:hAnsi="Times New Roman" w:cs="Times New Roman"/>
        </w:rPr>
        <w:fldChar w:fldCharType="begin"/>
      </w:r>
      <w:r w:rsidRPr="00C30641">
        <w:rPr>
          <w:rFonts w:ascii="Times New Roman" w:eastAsia="Times New Roman" w:hAnsi="Times New Roman" w:cs="Times New Roman"/>
        </w:rPr>
        <w:instrText xml:space="preserve"> INCLUDEPICTURE "/Users/mbp16/Library/Group Containers/UBF8T346G9.ms/WebArchiveCopyPasteTempFiles/com.microsoft.Word/page8image58320016" \* MERGEFORMATINET </w:instrText>
      </w:r>
      <w:r w:rsidRPr="00C30641">
        <w:rPr>
          <w:rFonts w:ascii="Times New Roman" w:eastAsia="Times New Roman" w:hAnsi="Times New Roman" w:cs="Times New Roman"/>
        </w:rPr>
        <w:fldChar w:fldCharType="separate"/>
      </w:r>
      <w:r w:rsidRPr="00C30641">
        <w:rPr>
          <w:rFonts w:ascii="Times New Roman" w:eastAsia="Times New Roman" w:hAnsi="Times New Roman" w:cs="Times New Roman"/>
          <w:noProof/>
        </w:rPr>
        <w:drawing>
          <wp:inline distT="0" distB="0" distL="0" distR="0" wp14:anchorId="5F9BFC42" wp14:editId="0348B492">
            <wp:extent cx="5731510" cy="3788410"/>
            <wp:effectExtent l="0" t="0" r="0" b="0"/>
            <wp:docPr id="1" name="Picture 1" descr="page8image5832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ge8image583200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788410"/>
                    </a:xfrm>
                    <a:prstGeom prst="rect">
                      <a:avLst/>
                    </a:prstGeom>
                    <a:noFill/>
                    <a:ln>
                      <a:noFill/>
                    </a:ln>
                  </pic:spPr>
                </pic:pic>
              </a:graphicData>
            </a:graphic>
          </wp:inline>
        </w:drawing>
      </w:r>
      <w:r w:rsidRPr="00C30641">
        <w:rPr>
          <w:rFonts w:ascii="Times New Roman" w:eastAsia="Times New Roman" w:hAnsi="Times New Roman" w:cs="Times New Roman"/>
        </w:rPr>
        <w:fldChar w:fldCharType="end"/>
      </w:r>
    </w:p>
    <w:p w14:paraId="1694BE68" w14:textId="77777777"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 w:eastAsia="Times New Roman" w:hAnsi="Arial" w:cs="Arial"/>
          <w:b/>
          <w:bCs/>
          <w:sz w:val="22"/>
          <w:szCs w:val="22"/>
        </w:rPr>
        <w:lastRenderedPageBreak/>
        <w:t xml:space="preserve">Figure 4. Graphic summary of how epigenetic therapy is related to precision medicine. Partly adapted from Liu (2012). </w:t>
      </w:r>
    </w:p>
    <w:p w14:paraId="471A7153" w14:textId="46BFDB64" w:rsidR="00C30641" w:rsidRDefault="00C30641" w:rsidP="00C30641">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Dynamic epigenetic signatures translate both environmental and intrinsic stimuli and genetic abnormalities into disease uniqueness,</w:t>
      </w:r>
      <w:del w:id="125" w:author="Microsoft Office User" w:date="2022-11-06T21:28:00Z">
        <w:r w:rsidRPr="00C30641" w:rsidDel="002A758F">
          <w:rPr>
            <w:rFonts w:ascii="ArialMT" w:eastAsia="Times New Roman" w:hAnsi="ArialMT" w:cs="Times New Roman"/>
            <w:sz w:val="22"/>
            <w:szCs w:val="22"/>
          </w:rPr>
          <w:delText xml:space="preserve"> which</w:delText>
        </w:r>
      </w:del>
      <w:r w:rsidRPr="00C30641">
        <w:rPr>
          <w:rFonts w:ascii="ArialMT" w:eastAsia="Times New Roman" w:hAnsi="ArialMT" w:cs="Times New Roman"/>
          <w:sz w:val="22"/>
          <w:szCs w:val="22"/>
        </w:rPr>
        <w:t xml:space="preserve"> requir</w:t>
      </w:r>
      <w:ins w:id="126" w:author="Microsoft Office User" w:date="2022-11-06T21:28:00Z">
        <w:r w:rsidR="002A758F">
          <w:rPr>
            <w:rFonts w:ascii="ArialMT" w:eastAsia="Times New Roman" w:hAnsi="ArialMT" w:cs="Times New Roman"/>
            <w:sz w:val="22"/>
            <w:szCs w:val="22"/>
          </w:rPr>
          <w:t>ing</w:t>
        </w:r>
      </w:ins>
      <w:del w:id="127" w:author="Microsoft Office User" w:date="2022-11-06T21:28:00Z">
        <w:r w:rsidRPr="00C30641" w:rsidDel="002A758F">
          <w:rPr>
            <w:rFonts w:ascii="ArialMT" w:eastAsia="Times New Roman" w:hAnsi="ArialMT" w:cs="Times New Roman"/>
            <w:sz w:val="22"/>
            <w:szCs w:val="22"/>
          </w:rPr>
          <w:delText>es</w:delText>
        </w:r>
      </w:del>
      <w:r w:rsidRPr="00C30641">
        <w:rPr>
          <w:rFonts w:ascii="ArialMT" w:eastAsia="Times New Roman" w:hAnsi="ArialMT" w:cs="Times New Roman"/>
          <w:sz w:val="22"/>
          <w:szCs w:val="22"/>
        </w:rPr>
        <w:t xml:space="preserve"> precision medicine. </w:t>
      </w:r>
      <w:del w:id="128" w:author="Microsoft Office User" w:date="2022-11-06T21:28:00Z">
        <w:r w:rsidRPr="00C30641" w:rsidDel="002A758F">
          <w:rPr>
            <w:rFonts w:ascii="ArialMT" w:eastAsia="Times New Roman" w:hAnsi="ArialMT" w:cs="Times New Roman"/>
            <w:sz w:val="22"/>
            <w:szCs w:val="22"/>
          </w:rPr>
          <w:delText>Through the detection of</w:delText>
        </w:r>
      </w:del>
      <w:ins w:id="129" w:author="Microsoft Office User" w:date="2022-11-06T21:28:00Z">
        <w:r w:rsidR="002A758F">
          <w:rPr>
            <w:rFonts w:ascii="ArialMT" w:eastAsia="Times New Roman" w:hAnsi="ArialMT" w:cs="Times New Roman"/>
            <w:sz w:val="22"/>
            <w:szCs w:val="22"/>
          </w:rPr>
          <w:t>By detecting</w:t>
        </w:r>
      </w:ins>
      <w:r w:rsidRPr="00C30641">
        <w:rPr>
          <w:rFonts w:ascii="ArialMT" w:eastAsia="Times New Roman" w:hAnsi="ArialMT" w:cs="Times New Roman"/>
          <w:sz w:val="22"/>
          <w:szCs w:val="22"/>
        </w:rPr>
        <w:t xml:space="preserve"> DNA methylation, we can stratify the patients according to their epigenetic traits and tailor the epigenetic therapies accordingly. As part of epigenetic therapy, epi</w:t>
      </w:r>
      <w:ins w:id="130" w:author="Microsoft Office User" w:date="2022-11-06T21:28:00Z">
        <w:r w:rsidR="002A758F">
          <w:rPr>
            <w:rFonts w:ascii="ArialMT" w:eastAsia="Times New Roman" w:hAnsi="ArialMT" w:cs="Times New Roman"/>
            <w:sz w:val="22"/>
            <w:szCs w:val="22"/>
          </w:rPr>
          <w:t>-</w:t>
        </w:r>
      </w:ins>
      <w:r w:rsidRPr="00C30641">
        <w:rPr>
          <w:rFonts w:ascii="ArialMT" w:eastAsia="Times New Roman" w:hAnsi="ArialMT" w:cs="Times New Roman"/>
          <w:sz w:val="22"/>
          <w:szCs w:val="22"/>
        </w:rPr>
        <w:t xml:space="preserve">drugs are designed to reverse DNA methylation and/or re-sensitise traditional </w:t>
      </w:r>
      <w:del w:id="131" w:author="Microsoft Office User" w:date="2022-11-06T21:28:00Z">
        <w:r w:rsidRPr="00C30641" w:rsidDel="002A758F">
          <w:rPr>
            <w:rFonts w:ascii="ArialMT" w:eastAsia="Times New Roman" w:hAnsi="ArialMT" w:cs="Times New Roman"/>
            <w:sz w:val="22"/>
            <w:szCs w:val="22"/>
          </w:rPr>
          <w:delText>therapies</w:delText>
        </w:r>
      </w:del>
      <w:ins w:id="132" w:author="Microsoft Office User" w:date="2022-11-06T21:28:00Z">
        <w:r w:rsidR="002A758F">
          <w:rPr>
            <w:rFonts w:ascii="ArialMT" w:eastAsia="Times New Roman" w:hAnsi="ArialMT" w:cs="Times New Roman"/>
            <w:sz w:val="22"/>
            <w:szCs w:val="22"/>
          </w:rPr>
          <w:t>treatments</w:t>
        </w:r>
      </w:ins>
      <w:r w:rsidRPr="00C30641">
        <w:rPr>
          <w:rFonts w:ascii="ArialMT" w:eastAsia="Times New Roman" w:hAnsi="ArialMT" w:cs="Times New Roman"/>
          <w:sz w:val="22"/>
          <w:szCs w:val="22"/>
        </w:rPr>
        <w:t xml:space="preserve"> such as chemo- and </w:t>
      </w:r>
      <w:del w:id="133" w:author="Microsoft Office User" w:date="2022-11-06T21:29:00Z">
        <w:r w:rsidRPr="00C30641" w:rsidDel="002A758F">
          <w:rPr>
            <w:rFonts w:ascii="ArialMT" w:eastAsia="Times New Roman" w:hAnsi="ArialMT" w:cs="Times New Roman"/>
            <w:sz w:val="22"/>
            <w:szCs w:val="22"/>
          </w:rPr>
          <w:delText>radio-therapy</w:delText>
        </w:r>
      </w:del>
      <w:ins w:id="134" w:author="Microsoft Office User" w:date="2022-11-06T21:29:00Z">
        <w:r w:rsidR="002A758F">
          <w:rPr>
            <w:rFonts w:ascii="ArialMT" w:eastAsia="Times New Roman" w:hAnsi="ArialMT" w:cs="Times New Roman"/>
            <w:sz w:val="22"/>
            <w:szCs w:val="22"/>
          </w:rPr>
          <w:t>radiotherapy</w:t>
        </w:r>
      </w:ins>
      <w:r w:rsidRPr="00C30641">
        <w:rPr>
          <w:rFonts w:ascii="ArialMT" w:eastAsia="Times New Roman" w:hAnsi="ArialMT" w:cs="Times New Roman"/>
          <w:sz w:val="22"/>
          <w:szCs w:val="22"/>
        </w:rPr>
        <w:t>, which may need nanoparticle-based active drug delivery system</w:t>
      </w:r>
      <w:ins w:id="135" w:author="Microsoft Office User" w:date="2022-11-06T21:29:00Z">
        <w:r w:rsidR="002A758F">
          <w:rPr>
            <w:rFonts w:ascii="ArialMT" w:eastAsia="Times New Roman" w:hAnsi="ArialMT" w:cs="Times New Roman"/>
            <w:sz w:val="22"/>
            <w:szCs w:val="22"/>
          </w:rPr>
          <w:t>s</w:t>
        </w:r>
      </w:ins>
      <w:r w:rsidRPr="00C30641">
        <w:rPr>
          <w:rFonts w:ascii="ArialMT" w:eastAsia="Times New Roman" w:hAnsi="ArialMT" w:cs="Times New Roman"/>
          <w:sz w:val="22"/>
          <w:szCs w:val="22"/>
        </w:rPr>
        <w:t xml:space="preserve"> to increase </w:t>
      </w:r>
      <w:del w:id="136" w:author="Microsoft Office User" w:date="2022-11-06T21:29:00Z">
        <w:r w:rsidRPr="00C30641" w:rsidDel="002A758F">
          <w:rPr>
            <w:rFonts w:ascii="ArialMT" w:eastAsia="Times New Roman" w:hAnsi="ArialMT" w:cs="Times New Roman"/>
            <w:sz w:val="22"/>
            <w:szCs w:val="22"/>
          </w:rPr>
          <w:delText xml:space="preserve">the </w:delText>
        </w:r>
      </w:del>
      <w:r w:rsidRPr="00C30641">
        <w:rPr>
          <w:rFonts w:ascii="ArialMT" w:eastAsia="Times New Roman" w:hAnsi="ArialMT" w:cs="Times New Roman"/>
          <w:sz w:val="22"/>
          <w:szCs w:val="22"/>
        </w:rPr>
        <w:t>efficacy by penetrating TME. With the development of techniques to detect and manipulate DNA methylation and</w:t>
      </w:r>
      <w:ins w:id="137" w:author="Microsoft Office User" w:date="2022-11-06T21:29:00Z">
        <w:r w:rsidR="002A758F">
          <w:rPr>
            <w:rFonts w:ascii="ArialMT" w:eastAsia="Times New Roman" w:hAnsi="ArialMT" w:cs="Times New Roman"/>
            <w:sz w:val="22"/>
            <w:szCs w:val="22"/>
          </w:rPr>
          <w:t xml:space="preserve"> an</w:t>
        </w:r>
      </w:ins>
      <w:r w:rsidRPr="00C30641">
        <w:rPr>
          <w:rFonts w:ascii="ArialMT" w:eastAsia="Times New Roman" w:hAnsi="ArialMT" w:cs="Times New Roman"/>
          <w:sz w:val="22"/>
          <w:szCs w:val="22"/>
        </w:rPr>
        <w:t xml:space="preserve"> increased understanding of DNA methylation dynamics in tumourigenesis, early intervention according to DNA methylation profiles could enable BC prevention. </w:t>
      </w:r>
    </w:p>
    <w:p w14:paraId="0CDEFCFD" w14:textId="12BD370F" w:rsidR="00C30641" w:rsidRPr="00C30641" w:rsidRDefault="00C30641" w:rsidP="003307B7">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 xml:space="preserve"> </w:t>
      </w:r>
    </w:p>
    <w:sectPr w:rsidR="00C30641" w:rsidRPr="00C3064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4" w:author="Microsoft Office User" w:date="2022-11-06T21:17:00Z" w:initials="MOU">
    <w:p w14:paraId="12E07365" w14:textId="1D7762E3" w:rsidR="00710DE9" w:rsidRDefault="00710DE9">
      <w:pPr>
        <w:pStyle w:val="CommentText"/>
      </w:pPr>
      <w:r>
        <w:rPr>
          <w:rStyle w:val="CommentReference"/>
        </w:rPr>
        <w:annotationRef/>
      </w:r>
      <w:r>
        <w:t>Missing something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2E0736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12A2F5" w16cex:dateUtc="2022-11-07T02: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2E07365" w16cid:durableId="2712A2F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MT">
    <w:altName w:val="Arial"/>
    <w:panose1 w:val="020B0604020202020204"/>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641"/>
    <w:rsid w:val="000B4E54"/>
    <w:rsid w:val="000C1D07"/>
    <w:rsid w:val="00237A03"/>
    <w:rsid w:val="002A758F"/>
    <w:rsid w:val="003307B7"/>
    <w:rsid w:val="003717FC"/>
    <w:rsid w:val="003F77DF"/>
    <w:rsid w:val="0051748D"/>
    <w:rsid w:val="006509A2"/>
    <w:rsid w:val="006D6975"/>
    <w:rsid w:val="00710DE9"/>
    <w:rsid w:val="00894C7E"/>
    <w:rsid w:val="008E59B3"/>
    <w:rsid w:val="009C2AB9"/>
    <w:rsid w:val="00B75DA3"/>
    <w:rsid w:val="00B926A7"/>
    <w:rsid w:val="00BA22A7"/>
    <w:rsid w:val="00BB3555"/>
    <w:rsid w:val="00C30641"/>
    <w:rsid w:val="00C33159"/>
    <w:rsid w:val="00C86956"/>
    <w:rsid w:val="00D645CF"/>
    <w:rsid w:val="00FC1C7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10A335F"/>
  <w15:chartTrackingRefBased/>
  <w15:docId w15:val="{5428F203-0DA1-AD40-8F6C-C5F2EF9EA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C30641"/>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semiHidden/>
    <w:unhideWhenUsed/>
    <w:rsid w:val="00C30641"/>
    <w:pPr>
      <w:spacing w:before="100" w:beforeAutospacing="1" w:after="100" w:afterAutospacing="1"/>
    </w:pPr>
    <w:rPr>
      <w:rFonts w:ascii="Times New Roman" w:eastAsia="Times New Roman" w:hAnsi="Times New Roman" w:cs="Times New Roman"/>
    </w:rPr>
  </w:style>
  <w:style w:type="paragraph" w:styleId="Revision">
    <w:name w:val="Revision"/>
    <w:hidden/>
    <w:uiPriority w:val="99"/>
    <w:semiHidden/>
    <w:rsid w:val="00237A03"/>
  </w:style>
  <w:style w:type="character" w:styleId="CommentReference">
    <w:name w:val="annotation reference"/>
    <w:basedOn w:val="DefaultParagraphFont"/>
    <w:uiPriority w:val="99"/>
    <w:semiHidden/>
    <w:unhideWhenUsed/>
    <w:rsid w:val="00710DE9"/>
    <w:rPr>
      <w:sz w:val="16"/>
      <w:szCs w:val="16"/>
    </w:rPr>
  </w:style>
  <w:style w:type="paragraph" w:styleId="CommentText">
    <w:name w:val="annotation text"/>
    <w:basedOn w:val="Normal"/>
    <w:link w:val="CommentTextChar"/>
    <w:uiPriority w:val="99"/>
    <w:semiHidden/>
    <w:unhideWhenUsed/>
    <w:rsid w:val="00710DE9"/>
    <w:rPr>
      <w:sz w:val="20"/>
      <w:szCs w:val="20"/>
    </w:rPr>
  </w:style>
  <w:style w:type="character" w:customStyle="1" w:styleId="CommentTextChar">
    <w:name w:val="Comment Text Char"/>
    <w:basedOn w:val="DefaultParagraphFont"/>
    <w:link w:val="CommentText"/>
    <w:uiPriority w:val="99"/>
    <w:semiHidden/>
    <w:rsid w:val="00710DE9"/>
    <w:rPr>
      <w:sz w:val="20"/>
      <w:szCs w:val="20"/>
    </w:rPr>
  </w:style>
  <w:style w:type="paragraph" w:styleId="CommentSubject">
    <w:name w:val="annotation subject"/>
    <w:basedOn w:val="CommentText"/>
    <w:next w:val="CommentText"/>
    <w:link w:val="CommentSubjectChar"/>
    <w:uiPriority w:val="99"/>
    <w:semiHidden/>
    <w:unhideWhenUsed/>
    <w:rsid w:val="00710DE9"/>
    <w:rPr>
      <w:b/>
      <w:bCs/>
    </w:rPr>
  </w:style>
  <w:style w:type="character" w:customStyle="1" w:styleId="CommentSubjectChar">
    <w:name w:val="Comment Subject Char"/>
    <w:basedOn w:val="CommentTextChar"/>
    <w:link w:val="CommentSubject"/>
    <w:uiPriority w:val="99"/>
    <w:semiHidden/>
    <w:rsid w:val="00710DE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9583943">
      <w:bodyDiv w:val="1"/>
      <w:marLeft w:val="0"/>
      <w:marRight w:val="0"/>
      <w:marTop w:val="0"/>
      <w:marBottom w:val="0"/>
      <w:divBdr>
        <w:top w:val="none" w:sz="0" w:space="0" w:color="auto"/>
        <w:left w:val="none" w:sz="0" w:space="0" w:color="auto"/>
        <w:bottom w:val="none" w:sz="0" w:space="0" w:color="auto"/>
        <w:right w:val="none" w:sz="0" w:space="0" w:color="auto"/>
      </w:divBdr>
      <w:divsChild>
        <w:div w:id="1062093231">
          <w:marLeft w:val="0"/>
          <w:marRight w:val="0"/>
          <w:marTop w:val="0"/>
          <w:marBottom w:val="0"/>
          <w:divBdr>
            <w:top w:val="none" w:sz="0" w:space="0" w:color="auto"/>
            <w:left w:val="none" w:sz="0" w:space="0" w:color="auto"/>
            <w:bottom w:val="none" w:sz="0" w:space="0" w:color="auto"/>
            <w:right w:val="none" w:sz="0" w:space="0" w:color="auto"/>
          </w:divBdr>
          <w:divsChild>
            <w:div w:id="103162079">
              <w:marLeft w:val="0"/>
              <w:marRight w:val="0"/>
              <w:marTop w:val="0"/>
              <w:marBottom w:val="0"/>
              <w:divBdr>
                <w:top w:val="none" w:sz="0" w:space="0" w:color="auto"/>
                <w:left w:val="none" w:sz="0" w:space="0" w:color="auto"/>
                <w:bottom w:val="none" w:sz="0" w:space="0" w:color="auto"/>
                <w:right w:val="none" w:sz="0" w:space="0" w:color="auto"/>
              </w:divBdr>
              <w:divsChild>
                <w:div w:id="798425562">
                  <w:marLeft w:val="0"/>
                  <w:marRight w:val="0"/>
                  <w:marTop w:val="0"/>
                  <w:marBottom w:val="0"/>
                  <w:divBdr>
                    <w:top w:val="none" w:sz="0" w:space="0" w:color="auto"/>
                    <w:left w:val="none" w:sz="0" w:space="0" w:color="auto"/>
                    <w:bottom w:val="none" w:sz="0" w:space="0" w:color="auto"/>
                    <w:right w:val="none" w:sz="0" w:space="0" w:color="auto"/>
                  </w:divBdr>
                </w:div>
              </w:divsChild>
            </w:div>
            <w:div w:id="169106587">
              <w:marLeft w:val="0"/>
              <w:marRight w:val="0"/>
              <w:marTop w:val="0"/>
              <w:marBottom w:val="0"/>
              <w:divBdr>
                <w:top w:val="none" w:sz="0" w:space="0" w:color="auto"/>
                <w:left w:val="none" w:sz="0" w:space="0" w:color="auto"/>
                <w:bottom w:val="none" w:sz="0" w:space="0" w:color="auto"/>
                <w:right w:val="none" w:sz="0" w:space="0" w:color="auto"/>
              </w:divBdr>
              <w:divsChild>
                <w:div w:id="61710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68352">
          <w:marLeft w:val="0"/>
          <w:marRight w:val="0"/>
          <w:marTop w:val="0"/>
          <w:marBottom w:val="0"/>
          <w:divBdr>
            <w:top w:val="none" w:sz="0" w:space="0" w:color="auto"/>
            <w:left w:val="none" w:sz="0" w:space="0" w:color="auto"/>
            <w:bottom w:val="none" w:sz="0" w:space="0" w:color="auto"/>
            <w:right w:val="none" w:sz="0" w:space="0" w:color="auto"/>
          </w:divBdr>
          <w:divsChild>
            <w:div w:id="231505152">
              <w:marLeft w:val="0"/>
              <w:marRight w:val="0"/>
              <w:marTop w:val="0"/>
              <w:marBottom w:val="0"/>
              <w:divBdr>
                <w:top w:val="none" w:sz="0" w:space="0" w:color="auto"/>
                <w:left w:val="none" w:sz="0" w:space="0" w:color="auto"/>
                <w:bottom w:val="none" w:sz="0" w:space="0" w:color="auto"/>
                <w:right w:val="none" w:sz="0" w:space="0" w:color="auto"/>
              </w:divBdr>
              <w:divsChild>
                <w:div w:id="1660576932">
                  <w:marLeft w:val="0"/>
                  <w:marRight w:val="0"/>
                  <w:marTop w:val="0"/>
                  <w:marBottom w:val="0"/>
                  <w:divBdr>
                    <w:top w:val="none" w:sz="0" w:space="0" w:color="auto"/>
                    <w:left w:val="none" w:sz="0" w:space="0" w:color="auto"/>
                    <w:bottom w:val="none" w:sz="0" w:space="0" w:color="auto"/>
                    <w:right w:val="none" w:sz="0" w:space="0" w:color="auto"/>
                  </w:divBdr>
                </w:div>
              </w:divsChild>
            </w:div>
            <w:div w:id="1141196699">
              <w:marLeft w:val="0"/>
              <w:marRight w:val="0"/>
              <w:marTop w:val="0"/>
              <w:marBottom w:val="0"/>
              <w:divBdr>
                <w:top w:val="none" w:sz="0" w:space="0" w:color="auto"/>
                <w:left w:val="none" w:sz="0" w:space="0" w:color="auto"/>
                <w:bottom w:val="none" w:sz="0" w:space="0" w:color="auto"/>
                <w:right w:val="none" w:sz="0" w:space="0" w:color="auto"/>
              </w:divBdr>
              <w:divsChild>
                <w:div w:id="36695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671716">
          <w:marLeft w:val="0"/>
          <w:marRight w:val="0"/>
          <w:marTop w:val="0"/>
          <w:marBottom w:val="0"/>
          <w:divBdr>
            <w:top w:val="none" w:sz="0" w:space="0" w:color="auto"/>
            <w:left w:val="none" w:sz="0" w:space="0" w:color="auto"/>
            <w:bottom w:val="none" w:sz="0" w:space="0" w:color="auto"/>
            <w:right w:val="none" w:sz="0" w:space="0" w:color="auto"/>
          </w:divBdr>
          <w:divsChild>
            <w:div w:id="877939039">
              <w:marLeft w:val="0"/>
              <w:marRight w:val="0"/>
              <w:marTop w:val="0"/>
              <w:marBottom w:val="0"/>
              <w:divBdr>
                <w:top w:val="none" w:sz="0" w:space="0" w:color="auto"/>
                <w:left w:val="none" w:sz="0" w:space="0" w:color="auto"/>
                <w:bottom w:val="none" w:sz="0" w:space="0" w:color="auto"/>
                <w:right w:val="none" w:sz="0" w:space="0" w:color="auto"/>
              </w:divBdr>
              <w:divsChild>
                <w:div w:id="1559631541">
                  <w:marLeft w:val="0"/>
                  <w:marRight w:val="0"/>
                  <w:marTop w:val="0"/>
                  <w:marBottom w:val="0"/>
                  <w:divBdr>
                    <w:top w:val="none" w:sz="0" w:space="0" w:color="auto"/>
                    <w:left w:val="none" w:sz="0" w:space="0" w:color="auto"/>
                    <w:bottom w:val="none" w:sz="0" w:space="0" w:color="auto"/>
                    <w:right w:val="none" w:sz="0" w:space="0" w:color="auto"/>
                  </w:divBdr>
                </w:div>
              </w:divsChild>
            </w:div>
            <w:div w:id="519703659">
              <w:marLeft w:val="0"/>
              <w:marRight w:val="0"/>
              <w:marTop w:val="0"/>
              <w:marBottom w:val="0"/>
              <w:divBdr>
                <w:top w:val="none" w:sz="0" w:space="0" w:color="auto"/>
                <w:left w:val="none" w:sz="0" w:space="0" w:color="auto"/>
                <w:bottom w:val="none" w:sz="0" w:space="0" w:color="auto"/>
                <w:right w:val="none" w:sz="0" w:space="0" w:color="auto"/>
              </w:divBdr>
              <w:divsChild>
                <w:div w:id="148709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850258">
          <w:marLeft w:val="0"/>
          <w:marRight w:val="0"/>
          <w:marTop w:val="0"/>
          <w:marBottom w:val="0"/>
          <w:divBdr>
            <w:top w:val="none" w:sz="0" w:space="0" w:color="auto"/>
            <w:left w:val="none" w:sz="0" w:space="0" w:color="auto"/>
            <w:bottom w:val="none" w:sz="0" w:space="0" w:color="auto"/>
            <w:right w:val="none" w:sz="0" w:space="0" w:color="auto"/>
          </w:divBdr>
          <w:divsChild>
            <w:div w:id="1590767481">
              <w:marLeft w:val="0"/>
              <w:marRight w:val="0"/>
              <w:marTop w:val="0"/>
              <w:marBottom w:val="0"/>
              <w:divBdr>
                <w:top w:val="none" w:sz="0" w:space="0" w:color="auto"/>
                <w:left w:val="none" w:sz="0" w:space="0" w:color="auto"/>
                <w:bottom w:val="none" w:sz="0" w:space="0" w:color="auto"/>
                <w:right w:val="none" w:sz="0" w:space="0" w:color="auto"/>
              </w:divBdr>
              <w:divsChild>
                <w:div w:id="73936088">
                  <w:marLeft w:val="0"/>
                  <w:marRight w:val="0"/>
                  <w:marTop w:val="0"/>
                  <w:marBottom w:val="0"/>
                  <w:divBdr>
                    <w:top w:val="none" w:sz="0" w:space="0" w:color="auto"/>
                    <w:left w:val="none" w:sz="0" w:space="0" w:color="auto"/>
                    <w:bottom w:val="none" w:sz="0" w:space="0" w:color="auto"/>
                    <w:right w:val="none" w:sz="0" w:space="0" w:color="auto"/>
                  </w:divBdr>
                </w:div>
              </w:divsChild>
            </w:div>
            <w:div w:id="422532016">
              <w:marLeft w:val="0"/>
              <w:marRight w:val="0"/>
              <w:marTop w:val="0"/>
              <w:marBottom w:val="0"/>
              <w:divBdr>
                <w:top w:val="none" w:sz="0" w:space="0" w:color="auto"/>
                <w:left w:val="none" w:sz="0" w:space="0" w:color="auto"/>
                <w:bottom w:val="none" w:sz="0" w:space="0" w:color="auto"/>
                <w:right w:val="none" w:sz="0" w:space="0" w:color="auto"/>
              </w:divBdr>
              <w:divsChild>
                <w:div w:id="1384448741">
                  <w:marLeft w:val="0"/>
                  <w:marRight w:val="0"/>
                  <w:marTop w:val="0"/>
                  <w:marBottom w:val="0"/>
                  <w:divBdr>
                    <w:top w:val="none" w:sz="0" w:space="0" w:color="auto"/>
                    <w:left w:val="none" w:sz="0" w:space="0" w:color="auto"/>
                    <w:bottom w:val="none" w:sz="0" w:space="0" w:color="auto"/>
                    <w:right w:val="none" w:sz="0" w:space="0" w:color="auto"/>
                  </w:divBdr>
                </w:div>
              </w:divsChild>
            </w:div>
            <w:div w:id="77600114">
              <w:marLeft w:val="0"/>
              <w:marRight w:val="0"/>
              <w:marTop w:val="0"/>
              <w:marBottom w:val="0"/>
              <w:divBdr>
                <w:top w:val="none" w:sz="0" w:space="0" w:color="auto"/>
                <w:left w:val="none" w:sz="0" w:space="0" w:color="auto"/>
                <w:bottom w:val="none" w:sz="0" w:space="0" w:color="auto"/>
                <w:right w:val="none" w:sz="0" w:space="0" w:color="auto"/>
              </w:divBdr>
              <w:divsChild>
                <w:div w:id="73762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437385">
          <w:marLeft w:val="0"/>
          <w:marRight w:val="0"/>
          <w:marTop w:val="0"/>
          <w:marBottom w:val="0"/>
          <w:divBdr>
            <w:top w:val="none" w:sz="0" w:space="0" w:color="auto"/>
            <w:left w:val="none" w:sz="0" w:space="0" w:color="auto"/>
            <w:bottom w:val="none" w:sz="0" w:space="0" w:color="auto"/>
            <w:right w:val="none" w:sz="0" w:space="0" w:color="auto"/>
          </w:divBdr>
          <w:divsChild>
            <w:div w:id="887423771">
              <w:marLeft w:val="0"/>
              <w:marRight w:val="0"/>
              <w:marTop w:val="0"/>
              <w:marBottom w:val="0"/>
              <w:divBdr>
                <w:top w:val="none" w:sz="0" w:space="0" w:color="auto"/>
                <w:left w:val="none" w:sz="0" w:space="0" w:color="auto"/>
                <w:bottom w:val="none" w:sz="0" w:space="0" w:color="auto"/>
                <w:right w:val="none" w:sz="0" w:space="0" w:color="auto"/>
              </w:divBdr>
              <w:divsChild>
                <w:div w:id="2063094321">
                  <w:marLeft w:val="0"/>
                  <w:marRight w:val="0"/>
                  <w:marTop w:val="0"/>
                  <w:marBottom w:val="0"/>
                  <w:divBdr>
                    <w:top w:val="none" w:sz="0" w:space="0" w:color="auto"/>
                    <w:left w:val="none" w:sz="0" w:space="0" w:color="auto"/>
                    <w:bottom w:val="none" w:sz="0" w:space="0" w:color="auto"/>
                    <w:right w:val="none" w:sz="0" w:space="0" w:color="auto"/>
                  </w:divBdr>
                </w:div>
              </w:divsChild>
            </w:div>
            <w:div w:id="714475960">
              <w:marLeft w:val="0"/>
              <w:marRight w:val="0"/>
              <w:marTop w:val="0"/>
              <w:marBottom w:val="0"/>
              <w:divBdr>
                <w:top w:val="none" w:sz="0" w:space="0" w:color="auto"/>
                <w:left w:val="none" w:sz="0" w:space="0" w:color="auto"/>
                <w:bottom w:val="none" w:sz="0" w:space="0" w:color="auto"/>
                <w:right w:val="none" w:sz="0" w:space="0" w:color="auto"/>
              </w:divBdr>
              <w:divsChild>
                <w:div w:id="50817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98624">
          <w:marLeft w:val="0"/>
          <w:marRight w:val="0"/>
          <w:marTop w:val="0"/>
          <w:marBottom w:val="0"/>
          <w:divBdr>
            <w:top w:val="none" w:sz="0" w:space="0" w:color="auto"/>
            <w:left w:val="none" w:sz="0" w:space="0" w:color="auto"/>
            <w:bottom w:val="none" w:sz="0" w:space="0" w:color="auto"/>
            <w:right w:val="none" w:sz="0" w:space="0" w:color="auto"/>
          </w:divBdr>
          <w:divsChild>
            <w:div w:id="523514486">
              <w:marLeft w:val="0"/>
              <w:marRight w:val="0"/>
              <w:marTop w:val="0"/>
              <w:marBottom w:val="0"/>
              <w:divBdr>
                <w:top w:val="none" w:sz="0" w:space="0" w:color="auto"/>
                <w:left w:val="none" w:sz="0" w:space="0" w:color="auto"/>
                <w:bottom w:val="none" w:sz="0" w:space="0" w:color="auto"/>
                <w:right w:val="none" w:sz="0" w:space="0" w:color="auto"/>
              </w:divBdr>
              <w:divsChild>
                <w:div w:id="334695402">
                  <w:marLeft w:val="0"/>
                  <w:marRight w:val="0"/>
                  <w:marTop w:val="0"/>
                  <w:marBottom w:val="0"/>
                  <w:divBdr>
                    <w:top w:val="none" w:sz="0" w:space="0" w:color="auto"/>
                    <w:left w:val="none" w:sz="0" w:space="0" w:color="auto"/>
                    <w:bottom w:val="none" w:sz="0" w:space="0" w:color="auto"/>
                    <w:right w:val="none" w:sz="0" w:space="0" w:color="auto"/>
                  </w:divBdr>
                </w:div>
              </w:divsChild>
            </w:div>
            <w:div w:id="1370957420">
              <w:marLeft w:val="0"/>
              <w:marRight w:val="0"/>
              <w:marTop w:val="0"/>
              <w:marBottom w:val="0"/>
              <w:divBdr>
                <w:top w:val="none" w:sz="0" w:space="0" w:color="auto"/>
                <w:left w:val="none" w:sz="0" w:space="0" w:color="auto"/>
                <w:bottom w:val="none" w:sz="0" w:space="0" w:color="auto"/>
                <w:right w:val="none" w:sz="0" w:space="0" w:color="auto"/>
              </w:divBdr>
              <w:divsChild>
                <w:div w:id="175512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206833">
          <w:marLeft w:val="0"/>
          <w:marRight w:val="0"/>
          <w:marTop w:val="0"/>
          <w:marBottom w:val="0"/>
          <w:divBdr>
            <w:top w:val="none" w:sz="0" w:space="0" w:color="auto"/>
            <w:left w:val="none" w:sz="0" w:space="0" w:color="auto"/>
            <w:bottom w:val="none" w:sz="0" w:space="0" w:color="auto"/>
            <w:right w:val="none" w:sz="0" w:space="0" w:color="auto"/>
          </w:divBdr>
          <w:divsChild>
            <w:div w:id="1981301603">
              <w:marLeft w:val="0"/>
              <w:marRight w:val="0"/>
              <w:marTop w:val="0"/>
              <w:marBottom w:val="0"/>
              <w:divBdr>
                <w:top w:val="none" w:sz="0" w:space="0" w:color="auto"/>
                <w:left w:val="none" w:sz="0" w:space="0" w:color="auto"/>
                <w:bottom w:val="none" w:sz="0" w:space="0" w:color="auto"/>
                <w:right w:val="none" w:sz="0" w:space="0" w:color="auto"/>
              </w:divBdr>
              <w:divsChild>
                <w:div w:id="991906070">
                  <w:marLeft w:val="0"/>
                  <w:marRight w:val="0"/>
                  <w:marTop w:val="0"/>
                  <w:marBottom w:val="0"/>
                  <w:divBdr>
                    <w:top w:val="none" w:sz="0" w:space="0" w:color="auto"/>
                    <w:left w:val="none" w:sz="0" w:space="0" w:color="auto"/>
                    <w:bottom w:val="none" w:sz="0" w:space="0" w:color="auto"/>
                    <w:right w:val="none" w:sz="0" w:space="0" w:color="auto"/>
                  </w:divBdr>
                </w:div>
              </w:divsChild>
            </w:div>
            <w:div w:id="396243580">
              <w:marLeft w:val="0"/>
              <w:marRight w:val="0"/>
              <w:marTop w:val="0"/>
              <w:marBottom w:val="0"/>
              <w:divBdr>
                <w:top w:val="none" w:sz="0" w:space="0" w:color="auto"/>
                <w:left w:val="none" w:sz="0" w:space="0" w:color="auto"/>
                <w:bottom w:val="none" w:sz="0" w:space="0" w:color="auto"/>
                <w:right w:val="none" w:sz="0" w:space="0" w:color="auto"/>
              </w:divBdr>
              <w:divsChild>
                <w:div w:id="138163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925653">
          <w:marLeft w:val="0"/>
          <w:marRight w:val="0"/>
          <w:marTop w:val="0"/>
          <w:marBottom w:val="0"/>
          <w:divBdr>
            <w:top w:val="none" w:sz="0" w:space="0" w:color="auto"/>
            <w:left w:val="none" w:sz="0" w:space="0" w:color="auto"/>
            <w:bottom w:val="none" w:sz="0" w:space="0" w:color="auto"/>
            <w:right w:val="none" w:sz="0" w:space="0" w:color="auto"/>
          </w:divBdr>
          <w:divsChild>
            <w:div w:id="338776873">
              <w:marLeft w:val="0"/>
              <w:marRight w:val="0"/>
              <w:marTop w:val="0"/>
              <w:marBottom w:val="0"/>
              <w:divBdr>
                <w:top w:val="none" w:sz="0" w:space="0" w:color="auto"/>
                <w:left w:val="none" w:sz="0" w:space="0" w:color="auto"/>
                <w:bottom w:val="none" w:sz="0" w:space="0" w:color="auto"/>
                <w:right w:val="none" w:sz="0" w:space="0" w:color="auto"/>
              </w:divBdr>
              <w:divsChild>
                <w:div w:id="132724186">
                  <w:marLeft w:val="0"/>
                  <w:marRight w:val="0"/>
                  <w:marTop w:val="0"/>
                  <w:marBottom w:val="0"/>
                  <w:divBdr>
                    <w:top w:val="none" w:sz="0" w:space="0" w:color="auto"/>
                    <w:left w:val="none" w:sz="0" w:space="0" w:color="auto"/>
                    <w:bottom w:val="none" w:sz="0" w:space="0" w:color="auto"/>
                    <w:right w:val="none" w:sz="0" w:space="0" w:color="auto"/>
                  </w:divBdr>
                </w:div>
              </w:divsChild>
            </w:div>
            <w:div w:id="1296637290">
              <w:marLeft w:val="0"/>
              <w:marRight w:val="0"/>
              <w:marTop w:val="0"/>
              <w:marBottom w:val="0"/>
              <w:divBdr>
                <w:top w:val="none" w:sz="0" w:space="0" w:color="auto"/>
                <w:left w:val="none" w:sz="0" w:space="0" w:color="auto"/>
                <w:bottom w:val="none" w:sz="0" w:space="0" w:color="auto"/>
                <w:right w:val="none" w:sz="0" w:space="0" w:color="auto"/>
              </w:divBdr>
              <w:divsChild>
                <w:div w:id="165676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843133">
          <w:marLeft w:val="0"/>
          <w:marRight w:val="0"/>
          <w:marTop w:val="0"/>
          <w:marBottom w:val="0"/>
          <w:divBdr>
            <w:top w:val="none" w:sz="0" w:space="0" w:color="auto"/>
            <w:left w:val="none" w:sz="0" w:space="0" w:color="auto"/>
            <w:bottom w:val="none" w:sz="0" w:space="0" w:color="auto"/>
            <w:right w:val="none" w:sz="0" w:space="0" w:color="auto"/>
          </w:divBdr>
          <w:divsChild>
            <w:div w:id="1227227414">
              <w:marLeft w:val="0"/>
              <w:marRight w:val="0"/>
              <w:marTop w:val="0"/>
              <w:marBottom w:val="0"/>
              <w:divBdr>
                <w:top w:val="none" w:sz="0" w:space="0" w:color="auto"/>
                <w:left w:val="none" w:sz="0" w:space="0" w:color="auto"/>
                <w:bottom w:val="none" w:sz="0" w:space="0" w:color="auto"/>
                <w:right w:val="none" w:sz="0" w:space="0" w:color="auto"/>
              </w:divBdr>
              <w:divsChild>
                <w:div w:id="32015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997209">
          <w:marLeft w:val="0"/>
          <w:marRight w:val="0"/>
          <w:marTop w:val="0"/>
          <w:marBottom w:val="0"/>
          <w:divBdr>
            <w:top w:val="none" w:sz="0" w:space="0" w:color="auto"/>
            <w:left w:val="none" w:sz="0" w:space="0" w:color="auto"/>
            <w:bottom w:val="none" w:sz="0" w:space="0" w:color="auto"/>
            <w:right w:val="none" w:sz="0" w:space="0" w:color="auto"/>
          </w:divBdr>
          <w:divsChild>
            <w:div w:id="1791704690">
              <w:marLeft w:val="0"/>
              <w:marRight w:val="0"/>
              <w:marTop w:val="0"/>
              <w:marBottom w:val="0"/>
              <w:divBdr>
                <w:top w:val="none" w:sz="0" w:space="0" w:color="auto"/>
                <w:left w:val="none" w:sz="0" w:space="0" w:color="auto"/>
                <w:bottom w:val="none" w:sz="0" w:space="0" w:color="auto"/>
                <w:right w:val="none" w:sz="0" w:space="0" w:color="auto"/>
              </w:divBdr>
              <w:divsChild>
                <w:div w:id="139231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282383">
          <w:marLeft w:val="0"/>
          <w:marRight w:val="0"/>
          <w:marTop w:val="0"/>
          <w:marBottom w:val="0"/>
          <w:divBdr>
            <w:top w:val="none" w:sz="0" w:space="0" w:color="auto"/>
            <w:left w:val="none" w:sz="0" w:space="0" w:color="auto"/>
            <w:bottom w:val="none" w:sz="0" w:space="0" w:color="auto"/>
            <w:right w:val="none" w:sz="0" w:space="0" w:color="auto"/>
          </w:divBdr>
          <w:divsChild>
            <w:div w:id="829373759">
              <w:marLeft w:val="0"/>
              <w:marRight w:val="0"/>
              <w:marTop w:val="0"/>
              <w:marBottom w:val="0"/>
              <w:divBdr>
                <w:top w:val="none" w:sz="0" w:space="0" w:color="auto"/>
                <w:left w:val="none" w:sz="0" w:space="0" w:color="auto"/>
                <w:bottom w:val="none" w:sz="0" w:space="0" w:color="auto"/>
                <w:right w:val="none" w:sz="0" w:space="0" w:color="auto"/>
              </w:divBdr>
              <w:divsChild>
                <w:div w:id="141192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22015">
          <w:marLeft w:val="0"/>
          <w:marRight w:val="0"/>
          <w:marTop w:val="0"/>
          <w:marBottom w:val="0"/>
          <w:divBdr>
            <w:top w:val="none" w:sz="0" w:space="0" w:color="auto"/>
            <w:left w:val="none" w:sz="0" w:space="0" w:color="auto"/>
            <w:bottom w:val="none" w:sz="0" w:space="0" w:color="auto"/>
            <w:right w:val="none" w:sz="0" w:space="0" w:color="auto"/>
          </w:divBdr>
          <w:divsChild>
            <w:div w:id="1747610624">
              <w:marLeft w:val="0"/>
              <w:marRight w:val="0"/>
              <w:marTop w:val="0"/>
              <w:marBottom w:val="0"/>
              <w:divBdr>
                <w:top w:val="none" w:sz="0" w:space="0" w:color="auto"/>
                <w:left w:val="none" w:sz="0" w:space="0" w:color="auto"/>
                <w:bottom w:val="none" w:sz="0" w:space="0" w:color="auto"/>
                <w:right w:val="none" w:sz="0" w:space="0" w:color="auto"/>
              </w:divBdr>
              <w:divsChild>
                <w:div w:id="960913988">
                  <w:marLeft w:val="0"/>
                  <w:marRight w:val="0"/>
                  <w:marTop w:val="0"/>
                  <w:marBottom w:val="0"/>
                  <w:divBdr>
                    <w:top w:val="none" w:sz="0" w:space="0" w:color="auto"/>
                    <w:left w:val="none" w:sz="0" w:space="0" w:color="auto"/>
                    <w:bottom w:val="none" w:sz="0" w:space="0" w:color="auto"/>
                    <w:right w:val="none" w:sz="0" w:space="0" w:color="auto"/>
                  </w:divBdr>
                </w:div>
              </w:divsChild>
            </w:div>
            <w:div w:id="1860267964">
              <w:marLeft w:val="0"/>
              <w:marRight w:val="0"/>
              <w:marTop w:val="0"/>
              <w:marBottom w:val="0"/>
              <w:divBdr>
                <w:top w:val="none" w:sz="0" w:space="0" w:color="auto"/>
                <w:left w:val="none" w:sz="0" w:space="0" w:color="auto"/>
                <w:bottom w:val="none" w:sz="0" w:space="0" w:color="auto"/>
                <w:right w:val="none" w:sz="0" w:space="0" w:color="auto"/>
              </w:divBdr>
              <w:divsChild>
                <w:div w:id="155577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820596">
          <w:marLeft w:val="0"/>
          <w:marRight w:val="0"/>
          <w:marTop w:val="0"/>
          <w:marBottom w:val="0"/>
          <w:divBdr>
            <w:top w:val="none" w:sz="0" w:space="0" w:color="auto"/>
            <w:left w:val="none" w:sz="0" w:space="0" w:color="auto"/>
            <w:bottom w:val="none" w:sz="0" w:space="0" w:color="auto"/>
            <w:right w:val="none" w:sz="0" w:space="0" w:color="auto"/>
          </w:divBdr>
          <w:divsChild>
            <w:div w:id="333844397">
              <w:marLeft w:val="0"/>
              <w:marRight w:val="0"/>
              <w:marTop w:val="0"/>
              <w:marBottom w:val="0"/>
              <w:divBdr>
                <w:top w:val="none" w:sz="0" w:space="0" w:color="auto"/>
                <w:left w:val="none" w:sz="0" w:space="0" w:color="auto"/>
                <w:bottom w:val="none" w:sz="0" w:space="0" w:color="auto"/>
                <w:right w:val="none" w:sz="0" w:space="0" w:color="auto"/>
              </w:divBdr>
              <w:divsChild>
                <w:div w:id="46323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12" Type="http://schemas.openxmlformats.org/officeDocument/2006/relationships/image" Target="media/image5.jpeg"/><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image" Target="media/image4.jpeg"/><Relationship Id="rId5" Type="http://schemas.microsoft.com/office/2011/relationships/commentsExtended" Target="commentsExtended.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comments" Target="comments.xml"/><Relationship Id="rId9" Type="http://schemas.openxmlformats.org/officeDocument/2006/relationships/image" Target="media/image2.jpe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8</Pages>
  <Words>2756</Words>
  <Characters>15710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Yaoding Chen</dc:creator>
  <cp:keywords/>
  <dc:description/>
  <cp:lastModifiedBy>Microsoft Office User</cp:lastModifiedBy>
  <cp:revision>18</cp:revision>
  <dcterms:created xsi:type="dcterms:W3CDTF">2022-11-03T23:03:00Z</dcterms:created>
  <dcterms:modified xsi:type="dcterms:W3CDTF">2022-11-07T02:29:00Z</dcterms:modified>
</cp:coreProperties>
</file>